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7667D0" w14:textId="77777777" w:rsidR="00064942" w:rsidRDefault="00064942" w:rsidP="00064942">
      <w:pPr>
        <w:pStyle w:val="Header"/>
        <w:tabs>
          <w:tab w:val="left" w:pos="1640"/>
        </w:tabs>
        <w:ind w:right="360"/>
        <w:rPr>
          <w:rFonts w:ascii="Arial" w:hAnsi="Arial"/>
          <w:sz w:val="16"/>
        </w:rPr>
      </w:pPr>
      <w:r>
        <w:rPr>
          <w:rFonts w:ascii="Arial" w:hAnsi="Arial"/>
          <w:b/>
          <w:sz w:val="24"/>
        </w:rPr>
        <w:t>CHALMERS</w:t>
      </w:r>
      <w:r>
        <w:rPr>
          <w:rFonts w:ascii="Arial" w:hAnsi="Arial"/>
          <w:b/>
          <w:sz w:val="24"/>
        </w:rPr>
        <w:tab/>
      </w:r>
      <w:r>
        <w:rPr>
          <w:rFonts w:ascii="Arial" w:hAnsi="Arial"/>
          <w:b/>
          <w:sz w:val="24"/>
        </w:rPr>
        <w:tab/>
      </w:r>
      <w:r>
        <w:rPr>
          <w:rFonts w:ascii="Arial" w:hAnsi="Arial"/>
          <w:b/>
          <w:sz w:val="24"/>
        </w:rPr>
        <w:tab/>
      </w:r>
    </w:p>
    <w:p w14:paraId="03796444" w14:textId="65768088" w:rsidR="00064942" w:rsidRDefault="00064942" w:rsidP="00064942">
      <w:pPr>
        <w:pStyle w:val="Header"/>
      </w:pPr>
      <w:r>
        <w:rPr>
          <w:b/>
          <w:sz w:val="16"/>
        </w:rPr>
        <w:t>Institutionen för signaler och system</w:t>
      </w:r>
      <w:r>
        <w:rPr>
          <w:b/>
          <w:sz w:val="16"/>
        </w:rPr>
        <w:tab/>
      </w:r>
      <w:r>
        <w:rPr>
          <w:b/>
          <w:sz w:val="16"/>
        </w:rPr>
        <w:tab/>
        <w:t>20</w:t>
      </w:r>
      <w:r>
        <w:rPr>
          <w:b/>
          <w:sz w:val="16"/>
        </w:rPr>
        <w:fldChar w:fldCharType="begin"/>
      </w:r>
      <w:r>
        <w:rPr>
          <w:b/>
          <w:sz w:val="16"/>
        </w:rPr>
        <w:instrText xml:space="preserve"> DATE \@ "yy-MM-dd" </w:instrText>
      </w:r>
      <w:r>
        <w:rPr>
          <w:b/>
          <w:sz w:val="16"/>
        </w:rPr>
        <w:fldChar w:fldCharType="separate"/>
      </w:r>
      <w:ins w:id="0" w:author="Erik Agrell" w:date="2015-12-15T10:30:00Z">
        <w:r w:rsidR="005B223F">
          <w:rPr>
            <w:b/>
            <w:noProof/>
            <w:sz w:val="16"/>
          </w:rPr>
          <w:t>15-12-15</w:t>
        </w:r>
      </w:ins>
      <w:ins w:id="1" w:author="Cristian B. Czegledi" w:date="2015-12-14T15:26:00Z">
        <w:del w:id="2" w:author="Erik Agrell" w:date="2015-12-15T10:30:00Z">
          <w:r w:rsidR="00B3600A" w:rsidDel="005B223F">
            <w:rPr>
              <w:b/>
              <w:noProof/>
              <w:sz w:val="16"/>
            </w:rPr>
            <w:delText>15-12-14</w:delText>
          </w:r>
        </w:del>
      </w:ins>
      <w:ins w:id="3" w:author="liyan" w:date="2015-11-16T09:58:00Z">
        <w:del w:id="4" w:author="Erik Agrell" w:date="2015-12-15T10:30:00Z">
          <w:r w:rsidR="0065789D" w:rsidDel="005B223F">
            <w:rPr>
              <w:b/>
              <w:noProof/>
              <w:sz w:val="16"/>
            </w:rPr>
            <w:delText>15-11-16</w:delText>
          </w:r>
        </w:del>
      </w:ins>
      <w:ins w:id="5" w:author="Li Yan" w:date="2015-10-31T10:37:00Z">
        <w:del w:id="6" w:author="Erik Agrell" w:date="2015-12-15T10:30:00Z">
          <w:r w:rsidR="00141753" w:rsidDel="005B223F">
            <w:rPr>
              <w:b/>
              <w:noProof/>
              <w:sz w:val="16"/>
            </w:rPr>
            <w:delText>15-10-31</w:delText>
          </w:r>
        </w:del>
      </w:ins>
      <w:ins w:id="7" w:author="Cristian Bogdan Czegledi" w:date="2015-10-28T16:05:00Z">
        <w:del w:id="8" w:author="Erik Agrell" w:date="2015-12-15T10:30:00Z">
          <w:r w:rsidR="00362552" w:rsidDel="005B223F">
            <w:rPr>
              <w:b/>
              <w:noProof/>
              <w:sz w:val="16"/>
            </w:rPr>
            <w:delText>15-10-28</w:delText>
          </w:r>
        </w:del>
      </w:ins>
      <w:del w:id="9" w:author="Erik Agrell" w:date="2015-12-15T10:30:00Z">
        <w:r w:rsidR="00C645F3" w:rsidDel="005B223F">
          <w:rPr>
            <w:b/>
            <w:noProof/>
            <w:sz w:val="16"/>
          </w:rPr>
          <w:delText>15-10-14</w:delText>
        </w:r>
      </w:del>
      <w:r>
        <w:rPr>
          <w:b/>
          <w:sz w:val="16"/>
        </w:rPr>
        <w:fldChar w:fldCharType="end"/>
      </w:r>
    </w:p>
    <w:p w14:paraId="07ECDF33" w14:textId="77777777" w:rsidR="005E529C" w:rsidRPr="001446D8" w:rsidRDefault="005E529C" w:rsidP="005E529C">
      <w:pPr>
        <w:spacing w:line="240" w:lineRule="atLeast"/>
        <w:rPr>
          <w:sz w:val="24"/>
        </w:rPr>
      </w:pPr>
    </w:p>
    <w:p w14:paraId="253B4BCB" w14:textId="77777777" w:rsidR="005E529C" w:rsidRPr="001446D8" w:rsidRDefault="005E529C" w:rsidP="005E529C">
      <w:pPr>
        <w:spacing w:line="240" w:lineRule="atLeast"/>
        <w:rPr>
          <w:sz w:val="24"/>
        </w:rPr>
      </w:pPr>
    </w:p>
    <w:p w14:paraId="0F813219" w14:textId="490F7497" w:rsidR="00255B17" w:rsidRPr="001446D8" w:rsidRDefault="0087648B" w:rsidP="00723496">
      <w:pPr>
        <w:pStyle w:val="Heading1"/>
        <w:pageBreakBefore w:val="0"/>
      </w:pPr>
      <w:r w:rsidRPr="001446D8">
        <w:t>SSY01</w:t>
      </w:r>
      <w:r w:rsidR="002B05E3">
        <w:t>1</w:t>
      </w:r>
      <w:r w:rsidRPr="001446D8">
        <w:t xml:space="preserve"> </w:t>
      </w:r>
      <w:r w:rsidR="00241E1C" w:rsidRPr="001446D8">
        <w:t xml:space="preserve">Elektriska system </w:t>
      </w:r>
      <w:r w:rsidRPr="001446D8">
        <w:t>–</w:t>
      </w:r>
      <w:r w:rsidR="00241E1C" w:rsidRPr="001446D8">
        <w:t xml:space="preserve"> </w:t>
      </w:r>
      <w:r w:rsidR="00313082" w:rsidRPr="005E529C">
        <w:t>Laborationer</w:t>
      </w:r>
      <w:r w:rsidRPr="001446D8">
        <w:t xml:space="preserve"> </w:t>
      </w:r>
      <w:r w:rsidR="00C30518" w:rsidRPr="001446D8">
        <w:t>ht</w:t>
      </w:r>
      <w:r w:rsidR="00C30518">
        <w:t xml:space="preserve"> 201</w:t>
      </w:r>
      <w:r w:rsidR="002B05E3">
        <w:t>5</w:t>
      </w:r>
    </w:p>
    <w:p w14:paraId="29BAED92" w14:textId="70F89853" w:rsidR="00012116" w:rsidRDefault="00012116" w:rsidP="00012116">
      <w:pPr>
        <w:spacing w:line="240" w:lineRule="atLeast"/>
        <w:rPr>
          <w:sz w:val="24"/>
        </w:rPr>
      </w:pPr>
      <w:r w:rsidRPr="001446D8">
        <w:rPr>
          <w:sz w:val="24"/>
        </w:rPr>
        <w:t xml:space="preserve">I laborationskursen skall vi bygga ett digitalt ljudöverföringssystem uppbyggt enligt figuren </w:t>
      </w:r>
      <w:r>
        <w:rPr>
          <w:sz w:val="24"/>
        </w:rPr>
        <w:t>nedan</w:t>
      </w:r>
      <w:r w:rsidRPr="001446D8">
        <w:rPr>
          <w:sz w:val="24"/>
        </w:rPr>
        <w:t>. Konstruktionen innehåller både analog och digital elektronik</w:t>
      </w:r>
      <w:r>
        <w:rPr>
          <w:sz w:val="24"/>
        </w:rPr>
        <w:t>.</w:t>
      </w:r>
    </w:p>
    <w:p w14:paraId="0338D3F5" w14:textId="77777777" w:rsidR="00012116" w:rsidRDefault="00012116" w:rsidP="00012116">
      <w:pPr>
        <w:spacing w:line="240" w:lineRule="atLeast"/>
        <w:rPr>
          <w:sz w:val="24"/>
        </w:rPr>
      </w:pPr>
    </w:p>
    <w:p w14:paraId="1E3B84E4" w14:textId="77777777" w:rsidR="00012116" w:rsidRDefault="00012116" w:rsidP="00012116">
      <w:pPr>
        <w:spacing w:line="240" w:lineRule="atLeast"/>
        <w:rPr>
          <w:sz w:val="24"/>
        </w:rPr>
      </w:pPr>
      <w:r>
        <w:rPr>
          <w:sz w:val="24"/>
        </w:rPr>
        <w:t>Ljudöverföringssystemet som skall konstrueras skall uppfylla följande specifikationer.</w:t>
      </w:r>
    </w:p>
    <w:p w14:paraId="6C65D227" w14:textId="77777777" w:rsidR="00012116" w:rsidRDefault="00012116" w:rsidP="00012116">
      <w:pPr>
        <w:pStyle w:val="ListBullet"/>
      </w:pPr>
      <w:r>
        <w:t>Frekvensomfång 20–12000 Hz</w:t>
      </w:r>
    </w:p>
    <w:p w14:paraId="193C0C45" w14:textId="77777777" w:rsidR="00012116" w:rsidRPr="0077679E" w:rsidRDefault="00012116" w:rsidP="00012116">
      <w:pPr>
        <w:pStyle w:val="ListBullet"/>
      </w:pPr>
      <w:r>
        <w:t>Upplösning 8 bitar</w:t>
      </w:r>
    </w:p>
    <w:p w14:paraId="2FAF6E56" w14:textId="71BFBF13" w:rsidR="00012116" w:rsidRDefault="00012116" w:rsidP="00012116">
      <w:pPr>
        <w:spacing w:line="240" w:lineRule="atLeast"/>
        <w:rPr>
          <w:sz w:val="24"/>
        </w:rPr>
      </w:pPr>
      <w:r>
        <w:rPr>
          <w:sz w:val="24"/>
        </w:rPr>
        <w:t xml:space="preserve">En gemensam standard för seriell kommunikation över RS232-kabel gör att olika </w:t>
      </w:r>
      <w:proofErr w:type="spellStart"/>
      <w:r>
        <w:rPr>
          <w:sz w:val="24"/>
        </w:rPr>
        <w:t>labgrupper</w:t>
      </w:r>
      <w:proofErr w:type="spellEnd"/>
      <w:r>
        <w:rPr>
          <w:sz w:val="24"/>
        </w:rPr>
        <w:t xml:space="preserve"> kan kommunicera med varandra.</w:t>
      </w:r>
    </w:p>
    <w:p w14:paraId="75EAE1C5" w14:textId="68F20658" w:rsidR="00726E7F" w:rsidRPr="001446D8" w:rsidRDefault="00C8621B" w:rsidP="00CF05DC">
      <w:pPr>
        <w:pStyle w:val="figure"/>
        <w:rPr>
          <w:sz w:val="24"/>
        </w:rPr>
      </w:pPr>
      <w:r>
        <w:rPr>
          <w:noProof/>
          <w:lang w:val="en-US"/>
        </w:rPr>
        <mc:AlternateContent>
          <mc:Choice Requires="wps">
            <w:drawing>
              <wp:anchor distT="0" distB="0" distL="114300" distR="114300" simplePos="0" relativeHeight="251673088" behindDoc="0" locked="0" layoutInCell="1" allowOverlap="1" wp14:anchorId="5836D3A3" wp14:editId="4911DF9F">
                <wp:simplePos x="0" y="0"/>
                <wp:positionH relativeFrom="column">
                  <wp:posOffset>-1240155</wp:posOffset>
                </wp:positionH>
                <wp:positionV relativeFrom="paragraph">
                  <wp:posOffset>972185</wp:posOffset>
                </wp:positionV>
                <wp:extent cx="297815" cy="2438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297815"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828A09C" w14:textId="0C5B0BAD" w:rsidR="00D107F5" w:rsidRPr="00F52691" w:rsidRDefault="00D107F5" w:rsidP="00B17543">
                            <w:pPr>
                              <w:spacing w:line="240" w:lineRule="atLeast"/>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836D3A3" id="_x0000_t202" coordsize="21600,21600" o:spt="202" path="m,l,21600r21600,l21600,xe">
                <v:stroke joinstyle="miter"/>
                <v:path gradientshapeok="t" o:connecttype="rect"/>
              </v:shapetype>
              <v:shape id="Text Box 12" o:spid="_x0000_s1026" type="#_x0000_t202" style="position:absolute;left:0;text-align:left;margin-left:-97.65pt;margin-top:76.55pt;width:23.45pt;height:19.2pt;z-index:251673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" filled="f" stroked="f">
                <v:textbox style="mso-fit-shape-to-text:t">
                  <w:txbxContent>
                    <w:p w14:paraId="2828A09C" w14:textId="0C5B0BAD" w:rsidR="006C47D2" w:rsidRPr="00F52691" w:rsidRDefault="006C47D2" w:rsidP="00B17543">
                      <w:pPr>
                        <w:spacing w:line="240" w:lineRule="atLeast"/>
                      </w:pPr>
                    </w:p>
                  </w:txbxContent>
                </v:textbox>
              </v:shape>
            </w:pict>
          </mc:Fallback>
        </mc:AlternateContent>
      </w:r>
      <w:r w:rsidR="00F55A78">
        <w:rPr>
          <w:noProof/>
          <w:sz w:val="18"/>
          <w:szCs w:val="18"/>
          <w:lang w:val="en-US"/>
        </w:rPr>
        <w:drawing>
          <wp:inline distT="0" distB="0" distL="0" distR="0" wp14:anchorId="27EA3D0E" wp14:editId="33D4F8D6">
            <wp:extent cx="6120765" cy="467487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intro.png"/>
                    <pic:cNvPicPr/>
                  </pic:nvPicPr>
                  <pic:blipFill>
                    <a:blip r:embed="rId8">
                      <a:extLst>
                        <a:ext uri="{28A0092B-C50C-407E-A947-70E740481C1C}">
                          <a14:useLocalDpi xmlns:a14="http://schemas.microsoft.com/office/drawing/2010/main" val="0"/>
                        </a:ext>
                      </a:extLst>
                    </a:blip>
                    <a:stretch>
                      <a:fillRect/>
                    </a:stretch>
                  </pic:blipFill>
                  <pic:spPr>
                    <a:xfrm>
                      <a:off x="0" y="0"/>
                      <a:ext cx="6120765" cy="4674870"/>
                    </a:xfrm>
                    <a:prstGeom prst="rect">
                      <a:avLst/>
                    </a:prstGeom>
                  </pic:spPr>
                </pic:pic>
              </a:graphicData>
            </a:graphic>
          </wp:inline>
        </w:drawing>
      </w:r>
    </w:p>
    <w:p w14:paraId="43F9CBFD" w14:textId="77777777" w:rsidR="00BF5A65" w:rsidRDefault="00BF5A65" w:rsidP="00BF5A65">
      <w:pPr>
        <w:rPr>
          <w:sz w:val="24"/>
          <w:szCs w:val="24"/>
          <w:lang w:val="en-US"/>
        </w:rPr>
      </w:pPr>
    </w:p>
    <w:p w14:paraId="28117D4B" w14:textId="2780E634" w:rsidR="00012116" w:rsidRDefault="00012116" w:rsidP="00BF5A65">
      <w:pPr>
        <w:rPr>
          <w:sz w:val="24"/>
          <w:szCs w:val="24"/>
          <w:lang w:val="en-US"/>
        </w:rPr>
      </w:pPr>
      <w:proofErr w:type="spellStart"/>
      <w:r>
        <w:rPr>
          <w:sz w:val="24"/>
          <w:szCs w:val="24"/>
          <w:lang w:val="en-US"/>
        </w:rPr>
        <w:t>Att</w:t>
      </w:r>
      <w:proofErr w:type="spellEnd"/>
      <w:r>
        <w:rPr>
          <w:sz w:val="24"/>
          <w:szCs w:val="24"/>
          <w:lang w:val="en-US"/>
        </w:rPr>
        <w:t xml:space="preserve"> </w:t>
      </w:r>
      <w:proofErr w:type="spellStart"/>
      <w:r>
        <w:rPr>
          <w:sz w:val="24"/>
          <w:szCs w:val="24"/>
          <w:lang w:val="en-US"/>
        </w:rPr>
        <w:t>fundera</w:t>
      </w:r>
      <w:proofErr w:type="spellEnd"/>
      <w:r>
        <w:rPr>
          <w:sz w:val="24"/>
          <w:szCs w:val="24"/>
          <w:lang w:val="en-US"/>
        </w:rPr>
        <w:t xml:space="preserve"> </w:t>
      </w:r>
      <w:proofErr w:type="spellStart"/>
      <w:r>
        <w:rPr>
          <w:sz w:val="24"/>
          <w:szCs w:val="24"/>
          <w:lang w:val="en-US"/>
        </w:rPr>
        <w:t>på</w:t>
      </w:r>
      <w:proofErr w:type="spellEnd"/>
      <w:r>
        <w:rPr>
          <w:sz w:val="24"/>
          <w:szCs w:val="24"/>
          <w:lang w:val="en-US"/>
        </w:rPr>
        <w:t>:</w:t>
      </w:r>
    </w:p>
    <w:p w14:paraId="42007B24" w14:textId="24EF6F7C" w:rsidR="00012116" w:rsidRPr="004D370F" w:rsidRDefault="00012116" w:rsidP="00DA2BE0">
      <w:pPr>
        <w:pStyle w:val="ListParagraph"/>
        <w:numPr>
          <w:ilvl w:val="0"/>
          <w:numId w:val="19"/>
        </w:numPr>
        <w:rPr>
          <w:sz w:val="24"/>
          <w:szCs w:val="24"/>
        </w:rPr>
      </w:pPr>
      <w:r w:rsidRPr="004D370F">
        <w:rPr>
          <w:sz w:val="24"/>
          <w:szCs w:val="24"/>
        </w:rPr>
        <w:t>Om ljudsignaler inom intervallet 20–12000 Hz skall kunna överföras, vilken samplingsfrekvens måste då minst användas när ljudet digitaliseras?</w:t>
      </w:r>
    </w:p>
    <w:p w14:paraId="7B7A7BE1" w14:textId="32F345C2" w:rsidR="00012116" w:rsidRPr="004D370F" w:rsidRDefault="00012116" w:rsidP="00DA2BE0">
      <w:pPr>
        <w:pStyle w:val="ListParagraph"/>
        <w:numPr>
          <w:ilvl w:val="0"/>
          <w:numId w:val="19"/>
        </w:numPr>
        <w:rPr>
          <w:sz w:val="24"/>
          <w:szCs w:val="24"/>
        </w:rPr>
      </w:pPr>
      <w:r w:rsidRPr="004D370F">
        <w:rPr>
          <w:sz w:val="24"/>
          <w:szCs w:val="24"/>
        </w:rPr>
        <w:t>Om varje ljudsampel representeras av 8 databitar och 2 signaleringsbitar, vilken datatakt i bitar/sekund måste då RS232-länken minst stödja?</w:t>
      </w:r>
    </w:p>
    <w:p w14:paraId="611390C2" w14:textId="1EAC255D" w:rsidR="00BF5A65" w:rsidRPr="004D370F" w:rsidRDefault="00BF5A65">
      <w:r w:rsidRPr="004D370F">
        <w:br w:type="page"/>
      </w:r>
    </w:p>
    <w:p w14:paraId="16D63150" w14:textId="3E5BF43E" w:rsidR="00912505" w:rsidRPr="001446D8" w:rsidRDefault="00912505" w:rsidP="00B415FD">
      <w:pPr>
        <w:pStyle w:val="Heading2"/>
      </w:pPr>
      <w:r w:rsidRPr="001446D8">
        <w:lastRenderedPageBreak/>
        <w:t>Utförande</w:t>
      </w:r>
    </w:p>
    <w:p w14:paraId="59F7812F" w14:textId="54092541" w:rsidR="00912505" w:rsidRPr="001446D8" w:rsidRDefault="00912505" w:rsidP="00BF5A65">
      <w:pPr>
        <w:rPr>
          <w:sz w:val="24"/>
          <w:szCs w:val="24"/>
        </w:rPr>
      </w:pPr>
      <w:r w:rsidRPr="001446D8">
        <w:rPr>
          <w:sz w:val="24"/>
          <w:szCs w:val="24"/>
        </w:rPr>
        <w:t xml:space="preserve">Inför varje laboration finns förberedelseuppgifter. Dessa skall vara lösta före </w:t>
      </w:r>
      <w:proofErr w:type="spellStart"/>
      <w:r w:rsidRPr="001446D8">
        <w:rPr>
          <w:sz w:val="24"/>
          <w:szCs w:val="24"/>
        </w:rPr>
        <w:t>labtillfället</w:t>
      </w:r>
      <w:proofErr w:type="spellEnd"/>
      <w:r w:rsidRPr="001446D8">
        <w:rPr>
          <w:sz w:val="24"/>
          <w:szCs w:val="24"/>
        </w:rPr>
        <w:t xml:space="preserve">. </w:t>
      </w:r>
    </w:p>
    <w:p w14:paraId="7DE7047A" w14:textId="77777777" w:rsidR="00912505" w:rsidRPr="001446D8" w:rsidRDefault="00912505" w:rsidP="00BF5A65">
      <w:pPr>
        <w:rPr>
          <w:sz w:val="24"/>
          <w:szCs w:val="24"/>
        </w:rPr>
      </w:pPr>
    </w:p>
    <w:p w14:paraId="0723C045" w14:textId="0A7B0969" w:rsidR="00912505" w:rsidRPr="001446D8" w:rsidRDefault="00912505" w:rsidP="00BF5A65">
      <w:pPr>
        <w:rPr>
          <w:sz w:val="24"/>
          <w:szCs w:val="24"/>
        </w:rPr>
      </w:pPr>
      <w:r w:rsidRPr="001446D8">
        <w:rPr>
          <w:sz w:val="24"/>
          <w:szCs w:val="24"/>
        </w:rPr>
        <w:t xml:space="preserve">Under varje </w:t>
      </w:r>
      <w:proofErr w:type="spellStart"/>
      <w:r w:rsidRPr="001446D8">
        <w:rPr>
          <w:sz w:val="24"/>
          <w:szCs w:val="24"/>
        </w:rPr>
        <w:t>lab</w:t>
      </w:r>
      <w:proofErr w:type="spellEnd"/>
      <w:r w:rsidRPr="001446D8">
        <w:rPr>
          <w:sz w:val="24"/>
          <w:szCs w:val="24"/>
        </w:rPr>
        <w:t xml:space="preserve"> skall en del i kommunikationssystemet konstrueras. Eftersom varje </w:t>
      </w:r>
      <w:proofErr w:type="spellStart"/>
      <w:r w:rsidRPr="001446D8">
        <w:rPr>
          <w:sz w:val="24"/>
          <w:szCs w:val="24"/>
        </w:rPr>
        <w:t>lab</w:t>
      </w:r>
      <w:proofErr w:type="spellEnd"/>
      <w:r w:rsidRPr="001446D8">
        <w:rPr>
          <w:sz w:val="24"/>
          <w:szCs w:val="24"/>
        </w:rPr>
        <w:t xml:space="preserve"> bygger på föregående, och på slutet skall byggas ihop till ett fungerande kommunikationssystem, är det viktigt att kontrollera funktionen hos varje del innan man går vidare. Detta görs vid de tillfällen som är markerade ”</w:t>
      </w:r>
      <w:proofErr w:type="spellStart"/>
      <w:r w:rsidRPr="001446D8">
        <w:rPr>
          <w:sz w:val="24"/>
          <w:szCs w:val="24"/>
        </w:rPr>
        <w:t>checkpoint</w:t>
      </w:r>
      <w:proofErr w:type="spellEnd"/>
      <w:r w:rsidRPr="001446D8">
        <w:rPr>
          <w:sz w:val="24"/>
          <w:szCs w:val="24"/>
        </w:rPr>
        <w:t xml:space="preserve">”. Demonstrera funktionen för en laborationsassistent vid varje </w:t>
      </w:r>
      <w:proofErr w:type="spellStart"/>
      <w:r w:rsidRPr="001446D8">
        <w:rPr>
          <w:sz w:val="24"/>
          <w:szCs w:val="24"/>
        </w:rPr>
        <w:t>checkpoint</w:t>
      </w:r>
      <w:proofErr w:type="spellEnd"/>
      <w:r w:rsidRPr="001446D8">
        <w:rPr>
          <w:sz w:val="24"/>
          <w:szCs w:val="24"/>
        </w:rPr>
        <w:t>.</w:t>
      </w:r>
      <w:ins w:id="10" w:author="Erik Agrell" w:date="2015-10-27T22:19:00Z">
        <w:r w:rsidR="00D17984">
          <w:rPr>
            <w:sz w:val="24"/>
            <w:szCs w:val="24"/>
          </w:rPr>
          <w:t xml:space="preserve"> Spara konstruktionen på kopplingsplattan mellan laborationspassen.</w:t>
        </w:r>
      </w:ins>
    </w:p>
    <w:p w14:paraId="46A5593D" w14:textId="0FF9DAED" w:rsidR="00BF5A65" w:rsidRPr="001446D8" w:rsidRDefault="00912505" w:rsidP="00B415FD">
      <w:pPr>
        <w:pStyle w:val="Heading2"/>
      </w:pPr>
      <w:r w:rsidRPr="001446D8">
        <w:t>Laborationsrapport</w:t>
      </w:r>
    </w:p>
    <w:p w14:paraId="505D4F2D" w14:textId="07F90231" w:rsidR="00BF5A65" w:rsidRPr="001446D8" w:rsidRDefault="00BF5A65" w:rsidP="00BF5A65">
      <w:pPr>
        <w:rPr>
          <w:sz w:val="24"/>
          <w:szCs w:val="24"/>
        </w:rPr>
      </w:pPr>
      <w:r w:rsidRPr="001446D8">
        <w:rPr>
          <w:sz w:val="24"/>
          <w:szCs w:val="24"/>
        </w:rPr>
        <w:t>Laborationskursen skall redovisas genom en skriftlig rapport</w:t>
      </w:r>
      <w:r w:rsidR="00912505" w:rsidRPr="001446D8">
        <w:rPr>
          <w:sz w:val="24"/>
          <w:szCs w:val="24"/>
        </w:rPr>
        <w:t xml:space="preserve"> </w:t>
      </w:r>
      <w:r w:rsidRPr="001446D8">
        <w:rPr>
          <w:sz w:val="24"/>
          <w:szCs w:val="24"/>
        </w:rPr>
        <w:t>per grupp</w:t>
      </w:r>
      <w:r w:rsidR="002B05E3">
        <w:rPr>
          <w:sz w:val="24"/>
          <w:szCs w:val="24"/>
        </w:rPr>
        <w:t>, som lämnas in i form av en enda PDF-fil</w:t>
      </w:r>
      <w:r w:rsidRPr="001446D8">
        <w:rPr>
          <w:sz w:val="24"/>
          <w:szCs w:val="24"/>
        </w:rPr>
        <w:t xml:space="preserve">. Den slutliga rapporten skall </w:t>
      </w:r>
      <w:r w:rsidR="00912505" w:rsidRPr="001446D8">
        <w:rPr>
          <w:sz w:val="24"/>
          <w:szCs w:val="24"/>
        </w:rPr>
        <w:t xml:space="preserve">skrivas på engelska och </w:t>
      </w:r>
      <w:r w:rsidRPr="001446D8">
        <w:rPr>
          <w:sz w:val="24"/>
          <w:szCs w:val="24"/>
        </w:rPr>
        <w:t>innehålla följande delar:</w:t>
      </w:r>
    </w:p>
    <w:p w14:paraId="26B35F45" w14:textId="77777777" w:rsidR="00BF5A65" w:rsidRPr="001446D8" w:rsidRDefault="00BF5A65" w:rsidP="00BF5A65">
      <w:pPr>
        <w:rPr>
          <w:sz w:val="24"/>
          <w:szCs w:val="24"/>
        </w:rPr>
      </w:pPr>
    </w:p>
    <w:p w14:paraId="4A5A9F73" w14:textId="188B63C5" w:rsidR="00BF5A65" w:rsidRPr="00291314" w:rsidRDefault="00912505" w:rsidP="00BF5A65">
      <w:pPr>
        <w:rPr>
          <w:i/>
          <w:sz w:val="24"/>
          <w:szCs w:val="24"/>
        </w:rPr>
      </w:pPr>
      <w:proofErr w:type="spellStart"/>
      <w:r w:rsidRPr="00291314">
        <w:rPr>
          <w:i/>
          <w:sz w:val="24"/>
          <w:szCs w:val="24"/>
        </w:rPr>
        <w:t>Summary</w:t>
      </w:r>
      <w:proofErr w:type="spellEnd"/>
    </w:p>
    <w:p w14:paraId="11A3E043" w14:textId="77777777" w:rsidR="00BF5A65" w:rsidRPr="001446D8" w:rsidRDefault="00BF5A65" w:rsidP="00BF5A65">
      <w:pPr>
        <w:rPr>
          <w:sz w:val="24"/>
          <w:szCs w:val="24"/>
        </w:rPr>
      </w:pPr>
      <w:r w:rsidRPr="001446D8">
        <w:rPr>
          <w:sz w:val="24"/>
          <w:szCs w:val="24"/>
        </w:rPr>
        <w:t>-</w:t>
      </w:r>
      <w:r w:rsidRPr="001446D8">
        <w:rPr>
          <w:sz w:val="24"/>
          <w:szCs w:val="24"/>
        </w:rPr>
        <w:tab/>
        <w:t>kort om syfte och sammanfattande resultat</w:t>
      </w:r>
    </w:p>
    <w:p w14:paraId="56DF29E1" w14:textId="77777777" w:rsidR="00BF5A65" w:rsidRPr="001446D8" w:rsidRDefault="00BF5A65" w:rsidP="00BF5A65">
      <w:pPr>
        <w:rPr>
          <w:sz w:val="24"/>
          <w:szCs w:val="24"/>
        </w:rPr>
      </w:pPr>
    </w:p>
    <w:p w14:paraId="4A5677C7" w14:textId="0E85B832" w:rsidR="00BF5A65" w:rsidRPr="00291314" w:rsidRDefault="00BF5A65" w:rsidP="00BF5A65">
      <w:pPr>
        <w:rPr>
          <w:i/>
          <w:sz w:val="24"/>
          <w:szCs w:val="24"/>
        </w:rPr>
      </w:pPr>
      <w:r w:rsidRPr="00291314">
        <w:rPr>
          <w:i/>
          <w:sz w:val="24"/>
          <w:szCs w:val="24"/>
        </w:rPr>
        <w:t xml:space="preserve">1. </w:t>
      </w:r>
      <w:r w:rsidR="00912505" w:rsidRPr="00291314">
        <w:rPr>
          <w:i/>
          <w:sz w:val="24"/>
          <w:szCs w:val="24"/>
        </w:rPr>
        <w:t>Introdu</w:t>
      </w:r>
      <w:r w:rsidR="002B05E3" w:rsidRPr="00291314">
        <w:rPr>
          <w:i/>
          <w:sz w:val="24"/>
          <w:szCs w:val="24"/>
        </w:rPr>
        <w:t>k</w:t>
      </w:r>
      <w:r w:rsidR="00912505" w:rsidRPr="00291314">
        <w:rPr>
          <w:i/>
          <w:sz w:val="24"/>
          <w:szCs w:val="24"/>
        </w:rPr>
        <w:t>tion</w:t>
      </w:r>
    </w:p>
    <w:p w14:paraId="723DDB5E" w14:textId="77777777" w:rsidR="00BF5A65" w:rsidRPr="001446D8" w:rsidRDefault="00BF5A65" w:rsidP="00BF5A65">
      <w:pPr>
        <w:rPr>
          <w:sz w:val="24"/>
          <w:szCs w:val="24"/>
        </w:rPr>
      </w:pPr>
      <w:r w:rsidRPr="001446D8">
        <w:rPr>
          <w:sz w:val="24"/>
          <w:szCs w:val="24"/>
        </w:rPr>
        <w:t>-</w:t>
      </w:r>
      <w:r w:rsidRPr="001446D8">
        <w:rPr>
          <w:sz w:val="24"/>
          <w:szCs w:val="24"/>
        </w:rPr>
        <w:tab/>
        <w:t>beskrivning av syftet med laborationen och beskrivning av hela systemet</w:t>
      </w:r>
    </w:p>
    <w:p w14:paraId="4A158954" w14:textId="77777777" w:rsidR="00BF5A65" w:rsidRPr="001446D8" w:rsidRDefault="00BF5A65" w:rsidP="00BF5A65">
      <w:pPr>
        <w:rPr>
          <w:sz w:val="24"/>
          <w:szCs w:val="24"/>
        </w:rPr>
      </w:pPr>
      <w:r w:rsidRPr="001446D8">
        <w:rPr>
          <w:sz w:val="24"/>
          <w:szCs w:val="24"/>
        </w:rPr>
        <w:t>-</w:t>
      </w:r>
      <w:r w:rsidRPr="001446D8">
        <w:rPr>
          <w:sz w:val="24"/>
          <w:szCs w:val="24"/>
        </w:rPr>
        <w:tab/>
        <w:t>specifikationer dvs vad hela systemet skall ha för egenskaper och prestanda</w:t>
      </w:r>
    </w:p>
    <w:p w14:paraId="0130FF4E" w14:textId="0E8A7C04" w:rsidR="00BF5A65" w:rsidRPr="001446D8" w:rsidRDefault="00FB29A2" w:rsidP="00BF5A65">
      <w:pPr>
        <w:rPr>
          <w:sz w:val="24"/>
          <w:szCs w:val="24"/>
        </w:rPr>
      </w:pPr>
      <w:r w:rsidRPr="001446D8">
        <w:rPr>
          <w:sz w:val="24"/>
          <w:szCs w:val="24"/>
        </w:rPr>
        <w:t>-</w:t>
      </w:r>
      <w:r w:rsidRPr="001446D8">
        <w:rPr>
          <w:sz w:val="24"/>
          <w:szCs w:val="24"/>
        </w:rPr>
        <w:tab/>
        <w:t>vilka delsystem</w:t>
      </w:r>
      <w:r w:rsidR="00BF5A65" w:rsidRPr="001446D8">
        <w:rPr>
          <w:sz w:val="24"/>
          <w:szCs w:val="24"/>
        </w:rPr>
        <w:t xml:space="preserve"> som ingår</w:t>
      </w:r>
    </w:p>
    <w:p w14:paraId="4FBF046A" w14:textId="48E721B8" w:rsidR="00BF5A65" w:rsidRPr="00291314" w:rsidRDefault="00FB29A2" w:rsidP="00BF5A65">
      <w:pPr>
        <w:rPr>
          <w:i/>
          <w:sz w:val="24"/>
          <w:szCs w:val="24"/>
        </w:rPr>
      </w:pPr>
      <w:r w:rsidRPr="00291314">
        <w:rPr>
          <w:i/>
          <w:sz w:val="24"/>
          <w:szCs w:val="24"/>
        </w:rPr>
        <w:t xml:space="preserve">2. </w:t>
      </w:r>
      <w:r w:rsidR="00912505" w:rsidRPr="00291314">
        <w:rPr>
          <w:i/>
          <w:sz w:val="24"/>
          <w:szCs w:val="24"/>
        </w:rPr>
        <w:t>Subsystems</w:t>
      </w:r>
    </w:p>
    <w:p w14:paraId="6E192F5F" w14:textId="77777777" w:rsidR="00BF5A65" w:rsidRPr="001446D8" w:rsidRDefault="00FB29A2" w:rsidP="00BF5A65">
      <w:pPr>
        <w:rPr>
          <w:sz w:val="24"/>
          <w:szCs w:val="24"/>
        </w:rPr>
      </w:pPr>
      <w:r w:rsidRPr="001446D8">
        <w:rPr>
          <w:sz w:val="24"/>
          <w:szCs w:val="24"/>
        </w:rPr>
        <w:tab/>
        <w:t>För varje delsystem</w:t>
      </w:r>
    </w:p>
    <w:p w14:paraId="573B4526" w14:textId="77777777" w:rsidR="00BF5A65" w:rsidRPr="001446D8" w:rsidRDefault="00BF5A65" w:rsidP="00BF5A65">
      <w:pPr>
        <w:rPr>
          <w:sz w:val="24"/>
          <w:szCs w:val="24"/>
        </w:rPr>
      </w:pPr>
      <w:r w:rsidRPr="001446D8">
        <w:rPr>
          <w:sz w:val="24"/>
          <w:szCs w:val="24"/>
        </w:rPr>
        <w:tab/>
        <w:t>-</w:t>
      </w:r>
      <w:r w:rsidRPr="001446D8">
        <w:rPr>
          <w:sz w:val="24"/>
          <w:szCs w:val="24"/>
        </w:rPr>
        <w:tab/>
        <w:t>specif</w:t>
      </w:r>
      <w:r w:rsidR="00FB29A2" w:rsidRPr="001446D8">
        <w:rPr>
          <w:sz w:val="24"/>
          <w:szCs w:val="24"/>
        </w:rPr>
        <w:t>ikationer dvs vad delsystemet</w:t>
      </w:r>
      <w:r w:rsidRPr="001446D8">
        <w:rPr>
          <w:sz w:val="24"/>
          <w:szCs w:val="24"/>
        </w:rPr>
        <w:t xml:space="preserve"> skall ha för egenskaper och prestanda</w:t>
      </w:r>
    </w:p>
    <w:p w14:paraId="17D8A38A" w14:textId="77777777" w:rsidR="00BF5A65" w:rsidRPr="001446D8" w:rsidRDefault="00BF5A65" w:rsidP="00BF5A65">
      <w:pPr>
        <w:rPr>
          <w:sz w:val="24"/>
          <w:szCs w:val="24"/>
        </w:rPr>
      </w:pPr>
      <w:r w:rsidRPr="001446D8">
        <w:rPr>
          <w:sz w:val="24"/>
          <w:szCs w:val="24"/>
        </w:rPr>
        <w:tab/>
        <w:t>-</w:t>
      </w:r>
      <w:r w:rsidRPr="001446D8">
        <w:rPr>
          <w:sz w:val="24"/>
          <w:szCs w:val="24"/>
        </w:rPr>
        <w:tab/>
        <w:t xml:space="preserve">beskrivning hur </w:t>
      </w:r>
      <w:r w:rsidR="00FB29A2" w:rsidRPr="001446D8">
        <w:rPr>
          <w:sz w:val="24"/>
          <w:szCs w:val="24"/>
        </w:rPr>
        <w:t xml:space="preserve">delsystemet </w:t>
      </w:r>
      <w:r w:rsidRPr="001446D8">
        <w:rPr>
          <w:sz w:val="24"/>
          <w:szCs w:val="24"/>
        </w:rPr>
        <w:t>är konstruerad</w:t>
      </w:r>
    </w:p>
    <w:p w14:paraId="5864DB38" w14:textId="303AD307" w:rsidR="00912505" w:rsidRPr="001446D8" w:rsidRDefault="00912505" w:rsidP="00BF5A65">
      <w:pPr>
        <w:rPr>
          <w:sz w:val="24"/>
          <w:szCs w:val="24"/>
        </w:rPr>
      </w:pPr>
      <w:r w:rsidRPr="001446D8">
        <w:rPr>
          <w:sz w:val="24"/>
          <w:szCs w:val="24"/>
        </w:rPr>
        <w:tab/>
        <w:t xml:space="preserve">- </w:t>
      </w:r>
      <w:r w:rsidRPr="001446D8">
        <w:rPr>
          <w:sz w:val="24"/>
          <w:szCs w:val="24"/>
        </w:rPr>
        <w:tab/>
        <w:t xml:space="preserve">resultat enligt anvisningar efter varje avsnitt i detta </w:t>
      </w:r>
      <w:proofErr w:type="spellStart"/>
      <w:r w:rsidRPr="001446D8">
        <w:rPr>
          <w:sz w:val="24"/>
          <w:szCs w:val="24"/>
        </w:rPr>
        <w:t>lab</w:t>
      </w:r>
      <w:proofErr w:type="spellEnd"/>
      <w:r w:rsidRPr="001446D8">
        <w:rPr>
          <w:sz w:val="24"/>
          <w:szCs w:val="24"/>
        </w:rPr>
        <w:t>-PM</w:t>
      </w:r>
    </w:p>
    <w:p w14:paraId="727CEDC1" w14:textId="3DB9F7AE" w:rsidR="00912505" w:rsidRPr="001446D8" w:rsidRDefault="00BF5A65" w:rsidP="00BF5A65">
      <w:pPr>
        <w:rPr>
          <w:sz w:val="24"/>
          <w:szCs w:val="24"/>
        </w:rPr>
      </w:pPr>
      <w:r w:rsidRPr="001446D8">
        <w:rPr>
          <w:sz w:val="24"/>
          <w:szCs w:val="24"/>
        </w:rPr>
        <w:tab/>
        <w:t>-</w:t>
      </w:r>
      <w:r w:rsidRPr="001446D8">
        <w:rPr>
          <w:sz w:val="24"/>
          <w:szCs w:val="24"/>
        </w:rPr>
        <w:tab/>
        <w:t xml:space="preserve">tester och verifieringsdata som gjorts på </w:t>
      </w:r>
      <w:r w:rsidR="00FB29A2" w:rsidRPr="001446D8">
        <w:rPr>
          <w:sz w:val="24"/>
          <w:szCs w:val="24"/>
        </w:rPr>
        <w:t>delsystemet</w:t>
      </w:r>
    </w:p>
    <w:p w14:paraId="33F6695E" w14:textId="5756B7E2" w:rsidR="00BF5A65" w:rsidRPr="00852F83" w:rsidRDefault="00BF5A65" w:rsidP="00BF5A65">
      <w:pPr>
        <w:rPr>
          <w:i/>
          <w:sz w:val="24"/>
          <w:szCs w:val="24"/>
          <w:lang w:val="en-US"/>
        </w:rPr>
      </w:pPr>
      <w:r w:rsidRPr="00291314">
        <w:rPr>
          <w:i/>
          <w:sz w:val="24"/>
          <w:szCs w:val="24"/>
        </w:rPr>
        <w:tab/>
      </w:r>
      <w:r w:rsidRPr="00852F83">
        <w:rPr>
          <w:i/>
          <w:sz w:val="24"/>
          <w:szCs w:val="24"/>
          <w:lang w:val="en-US"/>
        </w:rPr>
        <w:t xml:space="preserve">2.1 </w:t>
      </w:r>
      <w:r w:rsidR="00291314" w:rsidRPr="00852F83">
        <w:rPr>
          <w:i/>
          <w:sz w:val="24"/>
          <w:szCs w:val="24"/>
          <w:lang w:val="en-US"/>
        </w:rPr>
        <w:t>Counter</w:t>
      </w:r>
    </w:p>
    <w:p w14:paraId="0F35058E" w14:textId="3DCC057B" w:rsidR="00BF5A65" w:rsidRPr="00852F83" w:rsidRDefault="00BF5A65" w:rsidP="00BF5A65">
      <w:pPr>
        <w:rPr>
          <w:i/>
          <w:sz w:val="24"/>
          <w:szCs w:val="24"/>
          <w:lang w:val="en-US"/>
        </w:rPr>
      </w:pPr>
      <w:r w:rsidRPr="00852F83">
        <w:rPr>
          <w:i/>
          <w:sz w:val="24"/>
          <w:szCs w:val="24"/>
          <w:lang w:val="en-US"/>
        </w:rPr>
        <w:tab/>
        <w:t>2.2 D/A</w:t>
      </w:r>
      <w:r w:rsidR="00291314" w:rsidRPr="00852F83">
        <w:rPr>
          <w:i/>
          <w:sz w:val="24"/>
          <w:szCs w:val="24"/>
          <w:lang w:val="en-US"/>
        </w:rPr>
        <w:t xml:space="preserve"> converter</w:t>
      </w:r>
    </w:p>
    <w:p w14:paraId="0022DA3A" w14:textId="59BC4ECB" w:rsidR="00BF5A65" w:rsidRPr="00852F83" w:rsidRDefault="00BF5A65" w:rsidP="00BF5A65">
      <w:pPr>
        <w:rPr>
          <w:i/>
          <w:sz w:val="24"/>
          <w:szCs w:val="24"/>
          <w:lang w:val="en-US"/>
        </w:rPr>
      </w:pPr>
      <w:r w:rsidRPr="00852F83">
        <w:rPr>
          <w:i/>
          <w:sz w:val="24"/>
          <w:szCs w:val="24"/>
          <w:lang w:val="en-US"/>
        </w:rPr>
        <w:tab/>
        <w:t>2.3 A/D</w:t>
      </w:r>
      <w:r w:rsidR="00291314" w:rsidRPr="00852F83">
        <w:rPr>
          <w:i/>
          <w:sz w:val="24"/>
          <w:szCs w:val="24"/>
          <w:lang w:val="en-US"/>
        </w:rPr>
        <w:t xml:space="preserve"> converter</w:t>
      </w:r>
    </w:p>
    <w:p w14:paraId="541A9B0A" w14:textId="77777777" w:rsidR="00BF5A65" w:rsidRPr="00852F83" w:rsidRDefault="00BF5A65" w:rsidP="00BF5A65">
      <w:pPr>
        <w:rPr>
          <w:i/>
          <w:sz w:val="24"/>
          <w:szCs w:val="24"/>
          <w:lang w:val="en-US"/>
        </w:rPr>
      </w:pPr>
      <w:r w:rsidRPr="00852F83">
        <w:rPr>
          <w:i/>
          <w:sz w:val="24"/>
          <w:szCs w:val="24"/>
          <w:lang w:val="en-US"/>
        </w:rPr>
        <w:tab/>
        <w:t>2.4 Sample and Hold</w:t>
      </w:r>
    </w:p>
    <w:p w14:paraId="1BBAC2C7" w14:textId="11E4CE01" w:rsidR="00BF5A65" w:rsidRPr="00852F83" w:rsidRDefault="00BF5A65" w:rsidP="00BF5A65">
      <w:pPr>
        <w:rPr>
          <w:i/>
          <w:sz w:val="24"/>
          <w:szCs w:val="24"/>
          <w:lang w:val="en-US"/>
        </w:rPr>
      </w:pPr>
      <w:r w:rsidRPr="00852F83">
        <w:rPr>
          <w:i/>
          <w:sz w:val="24"/>
          <w:szCs w:val="24"/>
          <w:lang w:val="en-US"/>
        </w:rPr>
        <w:tab/>
        <w:t>2.5 Seri</w:t>
      </w:r>
      <w:r w:rsidR="00291314" w:rsidRPr="00852F83">
        <w:rPr>
          <w:i/>
          <w:sz w:val="24"/>
          <w:szCs w:val="24"/>
          <w:lang w:val="en-US"/>
        </w:rPr>
        <w:t>al transmitter</w:t>
      </w:r>
    </w:p>
    <w:p w14:paraId="66CEFC9F" w14:textId="0139E33F" w:rsidR="00BF5A65" w:rsidRPr="00852F83" w:rsidRDefault="00BF5A65" w:rsidP="00BF5A65">
      <w:pPr>
        <w:rPr>
          <w:i/>
          <w:sz w:val="24"/>
          <w:szCs w:val="24"/>
          <w:lang w:val="en-US"/>
        </w:rPr>
      </w:pPr>
      <w:r w:rsidRPr="00852F83">
        <w:rPr>
          <w:i/>
          <w:sz w:val="24"/>
          <w:szCs w:val="24"/>
          <w:lang w:val="en-US"/>
        </w:rPr>
        <w:tab/>
        <w:t>2.6 Seri</w:t>
      </w:r>
      <w:r w:rsidR="00291314" w:rsidRPr="00852F83">
        <w:rPr>
          <w:i/>
          <w:sz w:val="24"/>
          <w:szCs w:val="24"/>
          <w:lang w:val="en-US"/>
        </w:rPr>
        <w:t>al receiver</w:t>
      </w:r>
    </w:p>
    <w:p w14:paraId="2DBE3FAC" w14:textId="4D98F8A9" w:rsidR="00BF5A65" w:rsidRPr="00852F83" w:rsidRDefault="00BF5A65" w:rsidP="00BF5A65">
      <w:pPr>
        <w:rPr>
          <w:i/>
          <w:sz w:val="24"/>
          <w:szCs w:val="24"/>
          <w:lang w:val="en-US"/>
        </w:rPr>
      </w:pPr>
      <w:r w:rsidRPr="00852F83">
        <w:rPr>
          <w:i/>
          <w:sz w:val="24"/>
          <w:szCs w:val="24"/>
          <w:lang w:val="en-US"/>
        </w:rPr>
        <w:tab/>
        <w:t>2.7 Audio</w:t>
      </w:r>
      <w:r w:rsidR="00291314" w:rsidRPr="00852F83">
        <w:rPr>
          <w:i/>
          <w:sz w:val="24"/>
          <w:szCs w:val="24"/>
          <w:lang w:val="en-US"/>
        </w:rPr>
        <w:t xml:space="preserve"> amplifier</w:t>
      </w:r>
    </w:p>
    <w:p w14:paraId="62AA1FC9" w14:textId="09D5CDEA" w:rsidR="00773530" w:rsidRPr="00852F83" w:rsidRDefault="00291314" w:rsidP="00BF5A65">
      <w:pPr>
        <w:rPr>
          <w:i/>
          <w:sz w:val="24"/>
          <w:szCs w:val="24"/>
          <w:lang w:val="en-US"/>
        </w:rPr>
      </w:pPr>
      <w:r w:rsidRPr="00852F83">
        <w:rPr>
          <w:i/>
          <w:sz w:val="24"/>
          <w:szCs w:val="24"/>
          <w:lang w:val="en-US"/>
        </w:rPr>
        <w:tab/>
        <w:t xml:space="preserve">2.8 LP </w:t>
      </w:r>
      <w:r w:rsidR="00BF5A65" w:rsidRPr="00852F83">
        <w:rPr>
          <w:i/>
          <w:sz w:val="24"/>
          <w:szCs w:val="24"/>
          <w:lang w:val="en-US"/>
        </w:rPr>
        <w:t>filter</w:t>
      </w:r>
    </w:p>
    <w:p w14:paraId="10E3F9EF" w14:textId="66056B7B" w:rsidR="00BF5A65" w:rsidRPr="00852F83" w:rsidRDefault="00BF5A65" w:rsidP="00BF5A65">
      <w:pPr>
        <w:rPr>
          <w:i/>
          <w:sz w:val="24"/>
          <w:szCs w:val="24"/>
          <w:lang w:val="en-US"/>
        </w:rPr>
      </w:pPr>
      <w:r w:rsidRPr="00852F83">
        <w:rPr>
          <w:i/>
          <w:sz w:val="24"/>
          <w:szCs w:val="24"/>
          <w:lang w:val="en-US"/>
        </w:rPr>
        <w:t xml:space="preserve">3. </w:t>
      </w:r>
      <w:r w:rsidR="00912505" w:rsidRPr="00852F83">
        <w:rPr>
          <w:i/>
          <w:sz w:val="24"/>
          <w:szCs w:val="24"/>
          <w:lang w:val="en-US"/>
        </w:rPr>
        <w:t>Test and verification</w:t>
      </w:r>
    </w:p>
    <w:p w14:paraId="33924C6B" w14:textId="160183B6" w:rsidR="00773530" w:rsidRDefault="00BF5A65" w:rsidP="00BF5A65">
      <w:pPr>
        <w:rPr>
          <w:sz w:val="24"/>
          <w:szCs w:val="24"/>
        </w:rPr>
      </w:pPr>
      <w:r w:rsidRPr="00852F83">
        <w:rPr>
          <w:sz w:val="24"/>
          <w:szCs w:val="24"/>
          <w:lang w:val="en-US"/>
        </w:rPr>
        <w:tab/>
      </w:r>
      <w:r w:rsidRPr="001446D8">
        <w:rPr>
          <w:sz w:val="24"/>
          <w:szCs w:val="24"/>
        </w:rPr>
        <w:t>- tester och verifieringsdata som gjorts för hela systemet</w:t>
      </w:r>
    </w:p>
    <w:p w14:paraId="0AF8300F" w14:textId="78F92D24" w:rsidR="00BF5A65" w:rsidRPr="00291314" w:rsidRDefault="00BF5A65" w:rsidP="00BF5A65">
      <w:pPr>
        <w:rPr>
          <w:i/>
          <w:sz w:val="24"/>
          <w:szCs w:val="24"/>
        </w:rPr>
      </w:pPr>
      <w:r w:rsidRPr="00291314">
        <w:rPr>
          <w:i/>
          <w:sz w:val="24"/>
          <w:szCs w:val="24"/>
        </w:rPr>
        <w:t xml:space="preserve">4. </w:t>
      </w:r>
      <w:proofErr w:type="spellStart"/>
      <w:r w:rsidR="00912505" w:rsidRPr="00291314">
        <w:rPr>
          <w:i/>
          <w:sz w:val="24"/>
          <w:szCs w:val="24"/>
        </w:rPr>
        <w:t>Discussion</w:t>
      </w:r>
      <w:proofErr w:type="spellEnd"/>
    </w:p>
    <w:p w14:paraId="2154F02C" w14:textId="649A09E6" w:rsidR="003916F0" w:rsidRDefault="00BF5A65" w:rsidP="003916F0">
      <w:pPr>
        <w:rPr>
          <w:ins w:id="11" w:author="Cristian B. Czegledi" w:date="2015-12-14T15:30:00Z"/>
          <w:sz w:val="24"/>
          <w:szCs w:val="24"/>
        </w:rPr>
      </w:pPr>
      <w:r w:rsidRPr="001446D8">
        <w:rPr>
          <w:sz w:val="24"/>
          <w:szCs w:val="24"/>
        </w:rPr>
        <w:t>-</w:t>
      </w:r>
      <w:ins w:id="12" w:author="Cristian B. Czegledi" w:date="2015-12-14T15:32:00Z">
        <w:r w:rsidR="003916F0">
          <w:rPr>
            <w:sz w:val="24"/>
            <w:szCs w:val="24"/>
          </w:rPr>
          <w:tab/>
        </w:r>
      </w:ins>
      <w:del w:id="13" w:author="Cristian B. Czegledi" w:date="2015-12-14T15:31:00Z">
        <w:r w:rsidRPr="001446D8" w:rsidDel="003916F0">
          <w:rPr>
            <w:sz w:val="24"/>
            <w:szCs w:val="24"/>
          </w:rPr>
          <w:tab/>
        </w:r>
      </w:del>
      <w:r w:rsidRPr="001446D8">
        <w:rPr>
          <w:sz w:val="24"/>
          <w:szCs w:val="24"/>
        </w:rPr>
        <w:t>slutsatser/kort diskussion av resultaten</w:t>
      </w:r>
    </w:p>
    <w:p w14:paraId="442D62F6" w14:textId="6FEC55EB" w:rsidR="003916F0" w:rsidRDefault="003916F0" w:rsidP="003916F0">
      <w:pPr>
        <w:rPr>
          <w:ins w:id="14" w:author="Cristian B. Czegledi" w:date="2015-12-14T15:31:00Z"/>
          <w:i/>
          <w:sz w:val="24"/>
          <w:szCs w:val="24"/>
        </w:rPr>
      </w:pPr>
      <w:ins w:id="15" w:author="Cristian B. Czegledi" w:date="2015-12-14T15:30:00Z">
        <w:r>
          <w:rPr>
            <w:i/>
            <w:sz w:val="24"/>
            <w:szCs w:val="24"/>
          </w:rPr>
          <w:t>5</w:t>
        </w:r>
        <w:r w:rsidRPr="00291314">
          <w:rPr>
            <w:i/>
            <w:sz w:val="24"/>
            <w:szCs w:val="24"/>
          </w:rPr>
          <w:t xml:space="preserve">. </w:t>
        </w:r>
        <w:proofErr w:type="spellStart"/>
        <w:r>
          <w:rPr>
            <w:i/>
            <w:sz w:val="24"/>
            <w:szCs w:val="24"/>
          </w:rPr>
          <w:t>Reflection</w:t>
        </w:r>
      </w:ins>
      <w:proofErr w:type="spellEnd"/>
    </w:p>
    <w:p w14:paraId="6D625CFF" w14:textId="48A0BCB3" w:rsidR="003916F0" w:rsidRDefault="003916F0">
      <w:pPr>
        <w:rPr>
          <w:ins w:id="16" w:author="Cristian B. Czegledi" w:date="2015-12-14T15:32:00Z"/>
          <w:sz w:val="24"/>
          <w:szCs w:val="24"/>
        </w:rPr>
        <w:pPrChange w:id="17" w:author="Cristian B. Czegledi" w:date="2015-12-14T15:32:00Z">
          <w:pPr>
            <w:ind w:firstLine="567"/>
          </w:pPr>
        </w:pPrChange>
      </w:pPr>
      <w:ins w:id="18" w:author="Cristian B. Czegledi" w:date="2015-12-14T15:31:00Z">
        <w:r w:rsidRPr="001446D8">
          <w:rPr>
            <w:sz w:val="24"/>
            <w:szCs w:val="24"/>
          </w:rPr>
          <w:t>-</w:t>
        </w:r>
      </w:ins>
      <w:ins w:id="19" w:author="Cristian B. Czegledi" w:date="2015-12-14T15:32:00Z">
        <w:r>
          <w:rPr>
            <w:sz w:val="24"/>
            <w:szCs w:val="24"/>
          </w:rPr>
          <w:tab/>
        </w:r>
      </w:ins>
      <w:proofErr w:type="spellStart"/>
      <w:ins w:id="20" w:author="Cristian B. Czegledi" w:date="2015-12-14T15:31:00Z">
        <w:r>
          <w:rPr>
            <w:sz w:val="24"/>
            <w:szCs w:val="24"/>
          </w:rPr>
          <w:t>discuss</w:t>
        </w:r>
        <w:proofErr w:type="spellEnd"/>
        <w:r>
          <w:rPr>
            <w:sz w:val="24"/>
            <w:szCs w:val="24"/>
          </w:rPr>
          <w:t xml:space="preserve"> </w:t>
        </w:r>
        <w:proofErr w:type="spellStart"/>
        <w:r>
          <w:rPr>
            <w:sz w:val="24"/>
            <w:szCs w:val="24"/>
          </w:rPr>
          <w:t>what</w:t>
        </w:r>
        <w:proofErr w:type="spellEnd"/>
        <w:r>
          <w:rPr>
            <w:sz w:val="24"/>
            <w:szCs w:val="24"/>
          </w:rPr>
          <w:t xml:space="preserve"> </w:t>
        </w:r>
        <w:proofErr w:type="spellStart"/>
        <w:r>
          <w:rPr>
            <w:sz w:val="24"/>
            <w:szCs w:val="24"/>
          </w:rPr>
          <w:t>were</w:t>
        </w:r>
        <w:proofErr w:type="spellEnd"/>
        <w:r>
          <w:rPr>
            <w:sz w:val="24"/>
            <w:szCs w:val="24"/>
          </w:rPr>
          <w:t xml:space="preserve"> the </w:t>
        </w:r>
        <w:proofErr w:type="spellStart"/>
        <w:r>
          <w:rPr>
            <w:sz w:val="24"/>
            <w:szCs w:val="24"/>
          </w:rPr>
          <w:t>difficult</w:t>
        </w:r>
        <w:proofErr w:type="spellEnd"/>
        <w:r>
          <w:rPr>
            <w:sz w:val="24"/>
            <w:szCs w:val="24"/>
          </w:rPr>
          <w:t>/</w:t>
        </w:r>
        <w:proofErr w:type="spellStart"/>
        <w:r>
          <w:rPr>
            <w:sz w:val="24"/>
            <w:szCs w:val="24"/>
          </w:rPr>
          <w:t>easy</w:t>
        </w:r>
        <w:proofErr w:type="spellEnd"/>
        <w:r>
          <w:rPr>
            <w:sz w:val="24"/>
            <w:szCs w:val="24"/>
          </w:rPr>
          <w:t xml:space="preserve"> parts </w:t>
        </w:r>
        <w:proofErr w:type="spellStart"/>
        <w:r>
          <w:rPr>
            <w:sz w:val="24"/>
            <w:szCs w:val="24"/>
          </w:rPr>
          <w:t>of</w:t>
        </w:r>
        <w:proofErr w:type="spellEnd"/>
        <w:r>
          <w:rPr>
            <w:sz w:val="24"/>
            <w:szCs w:val="24"/>
          </w:rPr>
          <w:t xml:space="preserve"> the </w:t>
        </w:r>
        <w:proofErr w:type="spellStart"/>
        <w:r>
          <w:rPr>
            <w:sz w:val="24"/>
            <w:szCs w:val="24"/>
          </w:rPr>
          <w:t>lab</w:t>
        </w:r>
      </w:ins>
      <w:proofErr w:type="spellEnd"/>
      <w:ins w:id="21" w:author="Cristian B. Czegledi" w:date="2015-12-14T15:32:00Z">
        <w:r>
          <w:rPr>
            <w:sz w:val="24"/>
            <w:szCs w:val="24"/>
          </w:rPr>
          <w:t xml:space="preserve"> and </w:t>
        </w:r>
        <w:proofErr w:type="spellStart"/>
        <w:r>
          <w:rPr>
            <w:sz w:val="24"/>
            <w:szCs w:val="24"/>
          </w:rPr>
          <w:t>can</w:t>
        </w:r>
        <w:proofErr w:type="spellEnd"/>
        <w:r>
          <w:rPr>
            <w:sz w:val="24"/>
            <w:szCs w:val="24"/>
          </w:rPr>
          <w:t xml:space="preserve"> </w:t>
        </w:r>
        <w:proofErr w:type="spellStart"/>
        <w:r>
          <w:rPr>
            <w:sz w:val="24"/>
            <w:szCs w:val="24"/>
          </w:rPr>
          <w:t>this</w:t>
        </w:r>
        <w:proofErr w:type="spellEnd"/>
        <w:r>
          <w:rPr>
            <w:sz w:val="24"/>
            <w:szCs w:val="24"/>
          </w:rPr>
          <w:t xml:space="preserve"> be </w:t>
        </w:r>
        <w:proofErr w:type="spellStart"/>
        <w:r>
          <w:rPr>
            <w:sz w:val="24"/>
            <w:szCs w:val="24"/>
          </w:rPr>
          <w:t>improved</w:t>
        </w:r>
        <w:proofErr w:type="spellEnd"/>
        <w:r>
          <w:rPr>
            <w:sz w:val="24"/>
            <w:szCs w:val="24"/>
          </w:rPr>
          <w:t>.</w:t>
        </w:r>
      </w:ins>
    </w:p>
    <w:p w14:paraId="1095710D" w14:textId="5101AEEE" w:rsidR="003916F0" w:rsidRDefault="003916F0">
      <w:pPr>
        <w:rPr>
          <w:ins w:id="22" w:author="Cristian B. Czegledi" w:date="2015-12-14T15:31:00Z"/>
          <w:sz w:val="24"/>
          <w:szCs w:val="24"/>
        </w:rPr>
        <w:pPrChange w:id="23" w:author="Cristian B. Czegledi" w:date="2015-12-14T15:32:00Z">
          <w:pPr>
            <w:ind w:firstLine="567"/>
          </w:pPr>
        </w:pPrChange>
      </w:pPr>
      <w:ins w:id="24" w:author="Cristian B. Czegledi" w:date="2015-12-14T15:32:00Z">
        <w:r>
          <w:rPr>
            <w:sz w:val="24"/>
            <w:szCs w:val="24"/>
          </w:rPr>
          <w:t>-</w:t>
        </w:r>
        <w:r>
          <w:rPr>
            <w:sz w:val="24"/>
            <w:szCs w:val="24"/>
          </w:rPr>
          <w:tab/>
        </w:r>
        <w:proofErr w:type="spellStart"/>
        <w:r>
          <w:rPr>
            <w:sz w:val="24"/>
            <w:szCs w:val="24"/>
          </w:rPr>
          <w:t>please</w:t>
        </w:r>
        <w:proofErr w:type="spellEnd"/>
        <w:r>
          <w:rPr>
            <w:sz w:val="24"/>
            <w:szCs w:val="24"/>
          </w:rPr>
          <w:t xml:space="preserve"> be </w:t>
        </w:r>
        <w:proofErr w:type="spellStart"/>
        <w:r>
          <w:rPr>
            <w:sz w:val="24"/>
            <w:szCs w:val="24"/>
          </w:rPr>
          <w:t>honest</w:t>
        </w:r>
        <w:proofErr w:type="spellEnd"/>
        <w:r>
          <w:rPr>
            <w:sz w:val="24"/>
            <w:szCs w:val="24"/>
          </w:rPr>
          <w:t xml:space="preserve">, </w:t>
        </w:r>
        <w:proofErr w:type="spellStart"/>
        <w:r>
          <w:rPr>
            <w:sz w:val="24"/>
            <w:szCs w:val="24"/>
          </w:rPr>
          <w:t>we</w:t>
        </w:r>
        <w:proofErr w:type="spellEnd"/>
        <w:r>
          <w:rPr>
            <w:sz w:val="24"/>
            <w:szCs w:val="24"/>
          </w:rPr>
          <w:t xml:space="preserve"> </w:t>
        </w:r>
        <w:proofErr w:type="spellStart"/>
        <w:r>
          <w:rPr>
            <w:sz w:val="24"/>
            <w:szCs w:val="24"/>
          </w:rPr>
          <w:t>will</w:t>
        </w:r>
        <w:proofErr w:type="spellEnd"/>
        <w:r>
          <w:rPr>
            <w:sz w:val="24"/>
            <w:szCs w:val="24"/>
          </w:rPr>
          <w:t xml:space="preserve"> not </w:t>
        </w:r>
        <w:proofErr w:type="spellStart"/>
        <w:r>
          <w:rPr>
            <w:sz w:val="24"/>
            <w:szCs w:val="24"/>
          </w:rPr>
          <w:t>grade</w:t>
        </w:r>
        <w:proofErr w:type="spellEnd"/>
        <w:r>
          <w:rPr>
            <w:sz w:val="24"/>
            <w:szCs w:val="24"/>
          </w:rPr>
          <w:t xml:space="preserve"> the </w:t>
        </w:r>
        <w:proofErr w:type="spellStart"/>
        <w:r>
          <w:rPr>
            <w:sz w:val="24"/>
            <w:szCs w:val="24"/>
          </w:rPr>
          <w:t>content</w:t>
        </w:r>
        <w:proofErr w:type="spellEnd"/>
        <w:r>
          <w:rPr>
            <w:sz w:val="24"/>
            <w:szCs w:val="24"/>
          </w:rPr>
          <w:t xml:space="preserve"> </w:t>
        </w:r>
        <w:proofErr w:type="spellStart"/>
        <w:r>
          <w:rPr>
            <w:sz w:val="24"/>
            <w:szCs w:val="24"/>
          </w:rPr>
          <w:t>of</w:t>
        </w:r>
        <w:proofErr w:type="spellEnd"/>
        <w:r>
          <w:rPr>
            <w:sz w:val="24"/>
            <w:szCs w:val="24"/>
          </w:rPr>
          <w:t xml:space="preserve"> it, </w:t>
        </w:r>
        <w:proofErr w:type="spellStart"/>
        <w:r>
          <w:rPr>
            <w:sz w:val="24"/>
            <w:szCs w:val="24"/>
          </w:rPr>
          <w:t>but</w:t>
        </w:r>
        <w:proofErr w:type="spellEnd"/>
        <w:r>
          <w:rPr>
            <w:sz w:val="24"/>
            <w:szCs w:val="24"/>
          </w:rPr>
          <w:t xml:space="preserve"> </w:t>
        </w:r>
        <w:proofErr w:type="spellStart"/>
        <w:r>
          <w:rPr>
            <w:sz w:val="24"/>
            <w:szCs w:val="24"/>
          </w:rPr>
          <w:t>points</w:t>
        </w:r>
        <w:proofErr w:type="spellEnd"/>
        <w:r>
          <w:rPr>
            <w:sz w:val="24"/>
            <w:szCs w:val="24"/>
          </w:rPr>
          <w:t xml:space="preserve"> </w:t>
        </w:r>
        <w:proofErr w:type="spellStart"/>
        <w:r>
          <w:rPr>
            <w:sz w:val="24"/>
            <w:szCs w:val="24"/>
          </w:rPr>
          <w:t>will</w:t>
        </w:r>
        <w:proofErr w:type="spellEnd"/>
        <w:r>
          <w:rPr>
            <w:sz w:val="24"/>
            <w:szCs w:val="24"/>
          </w:rPr>
          <w:t xml:space="preserve"> be </w:t>
        </w:r>
        <w:proofErr w:type="spellStart"/>
        <w:r>
          <w:rPr>
            <w:sz w:val="24"/>
            <w:szCs w:val="24"/>
          </w:rPr>
          <w:t>deducted</w:t>
        </w:r>
        <w:proofErr w:type="spellEnd"/>
        <w:r>
          <w:rPr>
            <w:sz w:val="24"/>
            <w:szCs w:val="24"/>
          </w:rPr>
          <w:t xml:space="preserve"> </w:t>
        </w:r>
        <w:proofErr w:type="spellStart"/>
        <w:r>
          <w:rPr>
            <w:sz w:val="24"/>
            <w:szCs w:val="24"/>
          </w:rPr>
          <w:t>if</w:t>
        </w:r>
        <w:proofErr w:type="spellEnd"/>
        <w:r>
          <w:rPr>
            <w:sz w:val="24"/>
            <w:szCs w:val="24"/>
          </w:rPr>
          <w:t xml:space="preserve"> </w:t>
        </w:r>
        <w:proofErr w:type="spellStart"/>
        <w:r>
          <w:rPr>
            <w:sz w:val="24"/>
            <w:szCs w:val="24"/>
          </w:rPr>
          <w:t>it</w:t>
        </w:r>
      </w:ins>
      <w:ins w:id="25" w:author="Cristian B. Czegledi" w:date="2015-12-14T15:33:00Z">
        <w:r>
          <w:rPr>
            <w:sz w:val="24"/>
            <w:szCs w:val="24"/>
          </w:rPr>
          <w:t>’s</w:t>
        </w:r>
        <w:proofErr w:type="spellEnd"/>
        <w:r>
          <w:rPr>
            <w:sz w:val="24"/>
            <w:szCs w:val="24"/>
          </w:rPr>
          <w:t xml:space="preserve"> </w:t>
        </w:r>
        <w:proofErr w:type="spellStart"/>
        <w:r>
          <w:rPr>
            <w:sz w:val="24"/>
            <w:szCs w:val="24"/>
          </w:rPr>
          <w:t>missing</w:t>
        </w:r>
      </w:ins>
      <w:proofErr w:type="spellEnd"/>
      <w:ins w:id="26" w:author="Cristian B. Czegledi" w:date="2015-12-14T15:31:00Z">
        <w:r>
          <w:rPr>
            <w:sz w:val="24"/>
            <w:szCs w:val="24"/>
          </w:rPr>
          <w:t xml:space="preserve"> </w:t>
        </w:r>
      </w:ins>
    </w:p>
    <w:p w14:paraId="3CE74D83" w14:textId="77777777" w:rsidR="003916F0" w:rsidRDefault="003916F0" w:rsidP="003916F0">
      <w:pPr>
        <w:rPr>
          <w:ins w:id="27" w:author="Cristian B. Czegledi" w:date="2015-12-14T15:30:00Z"/>
          <w:i/>
          <w:sz w:val="24"/>
          <w:szCs w:val="24"/>
        </w:rPr>
      </w:pPr>
    </w:p>
    <w:p w14:paraId="2B83875A" w14:textId="77777777" w:rsidR="003916F0" w:rsidRPr="00291314" w:rsidRDefault="003916F0" w:rsidP="003916F0">
      <w:pPr>
        <w:rPr>
          <w:ins w:id="28" w:author="Cristian B. Czegledi" w:date="2015-12-14T15:30:00Z"/>
          <w:i/>
          <w:sz w:val="24"/>
          <w:szCs w:val="24"/>
        </w:rPr>
      </w:pPr>
    </w:p>
    <w:p w14:paraId="6BFC2BE8" w14:textId="77777777" w:rsidR="003916F0" w:rsidRPr="001446D8" w:rsidRDefault="003916F0" w:rsidP="00BF5A65">
      <w:pPr>
        <w:rPr>
          <w:sz w:val="24"/>
          <w:szCs w:val="24"/>
        </w:rPr>
      </w:pPr>
    </w:p>
    <w:p w14:paraId="1288D28D" w14:textId="7B853834" w:rsidR="00BF5A65" w:rsidRPr="00291314" w:rsidRDefault="00912505" w:rsidP="00BF5A65">
      <w:pPr>
        <w:rPr>
          <w:i/>
          <w:sz w:val="24"/>
          <w:szCs w:val="24"/>
        </w:rPr>
      </w:pPr>
      <w:proofErr w:type="spellStart"/>
      <w:r w:rsidRPr="00291314">
        <w:rPr>
          <w:i/>
          <w:sz w:val="24"/>
          <w:szCs w:val="24"/>
        </w:rPr>
        <w:t>Appendices</w:t>
      </w:r>
      <w:proofErr w:type="spellEnd"/>
    </w:p>
    <w:p w14:paraId="260229B7" w14:textId="7356C1D4" w:rsidR="00BF5A65" w:rsidRPr="001446D8" w:rsidRDefault="00BF5A65" w:rsidP="00BF5A65">
      <w:pPr>
        <w:rPr>
          <w:sz w:val="24"/>
          <w:szCs w:val="24"/>
        </w:rPr>
      </w:pPr>
      <w:r w:rsidRPr="001446D8">
        <w:rPr>
          <w:sz w:val="24"/>
          <w:szCs w:val="24"/>
        </w:rPr>
        <w:t>-</w:t>
      </w:r>
      <w:r w:rsidRPr="001446D8">
        <w:rPr>
          <w:sz w:val="24"/>
          <w:szCs w:val="24"/>
        </w:rPr>
        <w:tab/>
      </w:r>
      <w:del w:id="29" w:author="Erik Agrell" w:date="2015-12-15T11:15:00Z">
        <w:r w:rsidRPr="001446D8" w:rsidDel="004D370F">
          <w:rPr>
            <w:sz w:val="24"/>
            <w:szCs w:val="24"/>
          </w:rPr>
          <w:delText>t.ex. numeriska beräkningar och källkod</w:delText>
        </w:r>
      </w:del>
      <w:ins w:id="30" w:author="Erik Agrell" w:date="2015-12-15T11:15:00Z">
        <w:r w:rsidR="004D370F">
          <w:rPr>
            <w:sz w:val="24"/>
            <w:szCs w:val="24"/>
          </w:rPr>
          <w:t>VHDL-kod</w:t>
        </w:r>
      </w:ins>
    </w:p>
    <w:p w14:paraId="77249C57" w14:textId="77777777" w:rsidR="00BF5A65" w:rsidRPr="001446D8" w:rsidRDefault="00BF5A65" w:rsidP="00B415FD">
      <w:pPr>
        <w:pStyle w:val="Heading2"/>
      </w:pPr>
      <w:r w:rsidRPr="001446D8">
        <w:t>Observera</w:t>
      </w:r>
    </w:p>
    <w:p w14:paraId="0B8591E0" w14:textId="2E6983DB" w:rsidR="00773530" w:rsidRPr="000F486C" w:rsidRDefault="000F486C" w:rsidP="000F486C">
      <w:pPr>
        <w:pStyle w:val="List"/>
      </w:pPr>
      <w:r>
        <w:t>1.</w:t>
      </w:r>
      <w:r>
        <w:tab/>
      </w:r>
      <w:r w:rsidR="0077679E">
        <w:t xml:space="preserve">Det är nödvändigt att </w:t>
      </w:r>
      <w:r w:rsidR="00773530">
        <w:t>grupp</w:t>
      </w:r>
      <w:r w:rsidR="0077679E">
        <w:t>erna</w:t>
      </w:r>
      <w:r w:rsidR="00773530">
        <w:t xml:space="preserve"> har gjort f</w:t>
      </w:r>
      <w:r w:rsidR="00773530" w:rsidRPr="000F486C">
        <w:t xml:space="preserve">örberedelseuppgifterna före </w:t>
      </w:r>
      <w:r w:rsidR="0077679E" w:rsidRPr="000F486C">
        <w:t xml:space="preserve">varje </w:t>
      </w:r>
      <w:proofErr w:type="spellStart"/>
      <w:r w:rsidR="0077679E" w:rsidRPr="000F486C">
        <w:t>labtillfälle</w:t>
      </w:r>
      <w:proofErr w:type="spellEnd"/>
      <w:r w:rsidR="00773530" w:rsidRPr="000F486C">
        <w:t>. Fråga gärna lärarna om hjälp med förberedelserna, men inte under laborationstid.</w:t>
      </w:r>
    </w:p>
    <w:p w14:paraId="528EBAE7" w14:textId="20F43FC7" w:rsidR="00BF5A65" w:rsidRPr="000F486C" w:rsidRDefault="000F486C" w:rsidP="000F486C">
      <w:pPr>
        <w:pStyle w:val="List"/>
      </w:pPr>
      <w:r w:rsidRPr="000F486C">
        <w:t>2.</w:t>
      </w:r>
      <w:r w:rsidRPr="000F486C">
        <w:tab/>
      </w:r>
      <w:r w:rsidR="00BF5A65" w:rsidRPr="000F486C">
        <w:t>Starta med laborationsrapporten direkt efter första laborationen och komplettera under kursens gång.</w:t>
      </w:r>
    </w:p>
    <w:p w14:paraId="48A50F27" w14:textId="553F7941" w:rsidR="005C64B7" w:rsidRPr="000F486C" w:rsidRDefault="000F486C" w:rsidP="000F486C">
      <w:pPr>
        <w:pStyle w:val="List"/>
      </w:pPr>
      <w:r w:rsidRPr="000F486C">
        <w:lastRenderedPageBreak/>
        <w:t>3.</w:t>
      </w:r>
      <w:r w:rsidRPr="000F486C">
        <w:tab/>
      </w:r>
      <w:r w:rsidR="005C64B7" w:rsidRPr="000F486C">
        <w:t>Det är tillåtet att kopiera figurer och tabeller från laborations-PM.</w:t>
      </w:r>
    </w:p>
    <w:p w14:paraId="7F431FD5" w14:textId="7F1B82C8" w:rsidR="005C64B7" w:rsidRDefault="000F486C" w:rsidP="000F486C">
      <w:pPr>
        <w:pStyle w:val="List"/>
        <w:rPr>
          <w:ins w:id="31" w:author="liyan" w:date="2015-11-16T10:45:00Z"/>
        </w:rPr>
      </w:pPr>
      <w:r w:rsidRPr="000F486C">
        <w:t>4.</w:t>
      </w:r>
      <w:r w:rsidRPr="000F486C">
        <w:tab/>
      </w:r>
      <w:r w:rsidR="00BF5A65" w:rsidRPr="000F486C">
        <w:t xml:space="preserve">Det är </w:t>
      </w:r>
      <w:r w:rsidR="005C64B7" w:rsidRPr="000F486C">
        <w:t xml:space="preserve">inte </w:t>
      </w:r>
      <w:r w:rsidR="00BF5A65" w:rsidRPr="000F486C">
        <w:t xml:space="preserve">tillåtet att kopiera </w:t>
      </w:r>
      <w:r w:rsidR="005C64B7" w:rsidRPr="000F486C">
        <w:t xml:space="preserve">text, </w:t>
      </w:r>
      <w:r w:rsidR="00BF5A65" w:rsidRPr="000F486C">
        <w:t>f</w:t>
      </w:r>
      <w:r w:rsidR="00BF5A65" w:rsidRPr="001446D8">
        <w:t>igurer</w:t>
      </w:r>
      <w:r w:rsidR="005C64B7" w:rsidRPr="001446D8">
        <w:t xml:space="preserve"> eller koder från andra laborationsgrupper.</w:t>
      </w:r>
    </w:p>
    <w:p w14:paraId="2E46F52E" w14:textId="538E67B1" w:rsidR="00B86E4E" w:rsidRPr="00852F83" w:rsidDel="006C47D2" w:rsidRDefault="00B86E4E">
      <w:pPr>
        <w:pStyle w:val="List"/>
        <w:rPr>
          <w:del w:id="32" w:author="liyan" w:date="2015-11-16T10:49:00Z"/>
          <w:lang w:val="en-US"/>
        </w:rPr>
      </w:pPr>
      <w:ins w:id="33" w:author="liyan" w:date="2015-11-16T10:45:00Z">
        <w:r w:rsidRPr="00852F83">
          <w:rPr>
            <w:lang w:val="en-US"/>
          </w:rPr>
          <w:t xml:space="preserve">5. It is encouraged to </w:t>
        </w:r>
        <w:r w:rsidRPr="0078486B">
          <w:rPr>
            <w:lang w:val="en-US"/>
          </w:rPr>
          <w:t xml:space="preserve">save screen shots or take </w:t>
        </w:r>
        <w:r w:rsidRPr="00852F83">
          <w:rPr>
            <w:lang w:val="en-US"/>
          </w:rPr>
          <w:t xml:space="preserve">photos </w:t>
        </w:r>
      </w:ins>
      <w:ins w:id="34" w:author="liyan" w:date="2015-11-16T10:46:00Z">
        <w:r>
          <w:rPr>
            <w:lang w:val="en-US"/>
          </w:rPr>
          <w:t xml:space="preserve">of </w:t>
        </w:r>
      </w:ins>
      <w:ins w:id="35" w:author="liyan" w:date="2015-11-16T10:48:00Z">
        <w:r w:rsidR="001947D5">
          <w:rPr>
            <w:lang w:val="en-US"/>
          </w:rPr>
          <w:t xml:space="preserve">important </w:t>
        </w:r>
      </w:ins>
      <w:ins w:id="36" w:author="liyan" w:date="2015-11-16T10:46:00Z">
        <w:r>
          <w:rPr>
            <w:lang w:val="en-US"/>
          </w:rPr>
          <w:t xml:space="preserve">waveforms on </w:t>
        </w:r>
      </w:ins>
      <w:ins w:id="37" w:author="liyan" w:date="2015-11-16T10:49:00Z">
        <w:r w:rsidR="00BC7A05">
          <w:rPr>
            <w:lang w:val="en-US"/>
          </w:rPr>
          <w:t xml:space="preserve">the </w:t>
        </w:r>
      </w:ins>
      <w:ins w:id="38" w:author="liyan" w:date="2015-11-16T10:46:00Z">
        <w:r>
          <w:rPr>
            <w:lang w:val="en-US"/>
          </w:rPr>
          <w:t xml:space="preserve">oscilloscope </w:t>
        </w:r>
      </w:ins>
      <w:ins w:id="39" w:author="liyan" w:date="2015-11-16T10:47:00Z">
        <w:r>
          <w:rPr>
            <w:lang w:val="en-US"/>
          </w:rPr>
          <w:t xml:space="preserve">during labs. These pictures will be very helpful in analyzing </w:t>
        </w:r>
      </w:ins>
      <w:ins w:id="40" w:author="liyan" w:date="2015-11-16T10:48:00Z">
        <w:r>
          <w:rPr>
            <w:lang w:val="en-US"/>
          </w:rPr>
          <w:t xml:space="preserve">and presenting </w:t>
        </w:r>
      </w:ins>
      <w:ins w:id="41" w:author="liyan" w:date="2015-11-16T10:47:00Z">
        <w:r>
          <w:rPr>
            <w:lang w:val="en-US"/>
          </w:rPr>
          <w:t>your results</w:t>
        </w:r>
      </w:ins>
      <w:ins w:id="42" w:author="liyan" w:date="2015-11-16T10:48:00Z">
        <w:r w:rsidR="00AE573F">
          <w:rPr>
            <w:lang w:val="en-US"/>
          </w:rPr>
          <w:t xml:space="preserve"> in the report</w:t>
        </w:r>
      </w:ins>
      <w:ins w:id="43" w:author="liyan" w:date="2015-11-16T10:47:00Z">
        <w:r>
          <w:rPr>
            <w:lang w:val="en-US"/>
          </w:rPr>
          <w:t>.</w:t>
        </w:r>
      </w:ins>
    </w:p>
    <w:p w14:paraId="2380CAA2" w14:textId="1EEA74AE" w:rsidR="00012116" w:rsidRPr="00852F83" w:rsidRDefault="00012116" w:rsidP="00852F83">
      <w:pPr>
        <w:pStyle w:val="List"/>
        <w:rPr>
          <w:b/>
          <w:i/>
          <w:sz w:val="28"/>
          <w:szCs w:val="28"/>
          <w:lang w:val="en-US"/>
        </w:rPr>
      </w:pPr>
      <w:del w:id="44" w:author="liyan" w:date="2015-11-16T10:49:00Z">
        <w:r w:rsidRPr="00852F83" w:rsidDel="006C47D2">
          <w:rPr>
            <w:lang w:val="en-US"/>
          </w:rPr>
          <w:br w:type="page"/>
        </w:r>
      </w:del>
    </w:p>
    <w:p w14:paraId="0D6ACF9A" w14:textId="77777777" w:rsidR="00012116" w:rsidRPr="00B415FD" w:rsidRDefault="00012116" w:rsidP="00012116">
      <w:pPr>
        <w:pStyle w:val="Heading2"/>
      </w:pPr>
      <w:r w:rsidRPr="00283037">
        <w:t>Mjukvara</w:t>
      </w:r>
    </w:p>
    <w:p w14:paraId="55AB1026" w14:textId="77777777" w:rsidR="00012116" w:rsidRPr="001446D8" w:rsidRDefault="00012116" w:rsidP="00012116">
      <w:pPr>
        <w:spacing w:line="240" w:lineRule="atLeast"/>
        <w:rPr>
          <w:sz w:val="24"/>
        </w:rPr>
      </w:pPr>
      <w:r w:rsidRPr="001446D8">
        <w:rPr>
          <w:sz w:val="24"/>
        </w:rPr>
        <w:t>Följande programvaror kommer att användas:</w:t>
      </w:r>
    </w:p>
    <w:p w14:paraId="1E976D67" w14:textId="77777777" w:rsidR="00012116" w:rsidRPr="001446D8" w:rsidRDefault="00012116" w:rsidP="00012116">
      <w:pPr>
        <w:spacing w:line="240" w:lineRule="atLeast"/>
        <w:ind w:left="567"/>
        <w:rPr>
          <w:sz w:val="24"/>
        </w:rPr>
      </w:pP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551"/>
        <w:gridCol w:w="3701"/>
      </w:tblGrid>
      <w:tr w:rsidR="00012116" w:rsidRPr="00411C1D" w14:paraId="61CCE5DB" w14:textId="77777777" w:rsidTr="00291314">
        <w:trPr>
          <w:trHeight w:val="240"/>
          <w:jc w:val="center"/>
        </w:trPr>
        <w:tc>
          <w:tcPr>
            <w:tcW w:w="2269" w:type="dxa"/>
            <w:tcBorders>
              <w:top w:val="single" w:sz="4" w:space="0" w:color="auto"/>
              <w:left w:val="single" w:sz="4" w:space="0" w:color="auto"/>
              <w:bottom w:val="single" w:sz="4" w:space="0" w:color="auto"/>
              <w:right w:val="single" w:sz="4" w:space="0" w:color="auto"/>
            </w:tcBorders>
          </w:tcPr>
          <w:p w14:paraId="324CDBF7" w14:textId="77777777" w:rsidR="00012116" w:rsidRPr="00455959" w:rsidRDefault="00012116" w:rsidP="006456A7">
            <w:pPr>
              <w:spacing w:line="240" w:lineRule="atLeast"/>
              <w:jc w:val="center"/>
              <w:rPr>
                <w:rFonts w:ascii="Arial" w:hAnsi="Arial" w:cs="Arial"/>
                <w:sz w:val="22"/>
                <w:szCs w:val="22"/>
              </w:rPr>
            </w:pPr>
            <w:r w:rsidRPr="001446D8">
              <w:rPr>
                <w:rFonts w:ascii="Arial" w:hAnsi="Arial" w:cs="Arial"/>
                <w:sz w:val="22"/>
                <w:szCs w:val="22"/>
              </w:rPr>
              <w:t>Programvaror</w:t>
            </w:r>
          </w:p>
        </w:tc>
        <w:tc>
          <w:tcPr>
            <w:tcW w:w="3551" w:type="dxa"/>
            <w:tcBorders>
              <w:top w:val="single" w:sz="4" w:space="0" w:color="auto"/>
              <w:left w:val="single" w:sz="4" w:space="0" w:color="auto"/>
              <w:bottom w:val="single" w:sz="4" w:space="0" w:color="auto"/>
              <w:right w:val="single" w:sz="4" w:space="0" w:color="auto"/>
            </w:tcBorders>
          </w:tcPr>
          <w:p w14:paraId="499F5A83" w14:textId="77777777" w:rsidR="00012116" w:rsidRPr="00455959" w:rsidRDefault="00012116" w:rsidP="006456A7">
            <w:pPr>
              <w:spacing w:line="240" w:lineRule="atLeast"/>
              <w:ind w:left="567"/>
              <w:rPr>
                <w:rFonts w:ascii="Arial" w:hAnsi="Arial" w:cs="Arial"/>
                <w:sz w:val="22"/>
                <w:szCs w:val="22"/>
              </w:rPr>
            </w:pPr>
            <w:r w:rsidRPr="00455959">
              <w:rPr>
                <w:rFonts w:ascii="Arial" w:hAnsi="Arial" w:cs="Arial"/>
                <w:sz w:val="22"/>
                <w:szCs w:val="22"/>
              </w:rPr>
              <w:t>Namn</w:t>
            </w:r>
          </w:p>
        </w:tc>
        <w:tc>
          <w:tcPr>
            <w:tcW w:w="3701" w:type="dxa"/>
            <w:tcBorders>
              <w:top w:val="single" w:sz="4" w:space="0" w:color="auto"/>
              <w:left w:val="single" w:sz="4" w:space="0" w:color="auto"/>
              <w:bottom w:val="single" w:sz="4" w:space="0" w:color="auto"/>
              <w:right w:val="single" w:sz="4" w:space="0" w:color="auto"/>
            </w:tcBorders>
          </w:tcPr>
          <w:p w14:paraId="01602DE2" w14:textId="77777777" w:rsidR="00012116" w:rsidRPr="00411C1D" w:rsidRDefault="00012116" w:rsidP="006456A7">
            <w:pPr>
              <w:spacing w:line="240" w:lineRule="atLeast"/>
              <w:ind w:left="567"/>
              <w:rPr>
                <w:rFonts w:ascii="Arial" w:hAnsi="Arial" w:cs="Arial"/>
                <w:sz w:val="22"/>
                <w:szCs w:val="22"/>
              </w:rPr>
            </w:pPr>
            <w:r w:rsidRPr="00411C1D">
              <w:rPr>
                <w:rFonts w:ascii="Arial" w:hAnsi="Arial" w:cs="Arial"/>
                <w:sz w:val="22"/>
                <w:szCs w:val="22"/>
              </w:rPr>
              <w:t>Ladda ner</w:t>
            </w:r>
          </w:p>
        </w:tc>
      </w:tr>
      <w:tr w:rsidR="00012116" w:rsidRPr="001446D8" w14:paraId="32579E6D" w14:textId="77777777" w:rsidTr="00291314">
        <w:trPr>
          <w:trHeight w:val="750"/>
          <w:jc w:val="center"/>
        </w:trPr>
        <w:tc>
          <w:tcPr>
            <w:tcW w:w="2269" w:type="dxa"/>
            <w:tcBorders>
              <w:top w:val="single" w:sz="4" w:space="0" w:color="auto"/>
              <w:left w:val="single" w:sz="4" w:space="0" w:color="auto"/>
              <w:bottom w:val="single" w:sz="4" w:space="0" w:color="auto"/>
              <w:right w:val="single" w:sz="4" w:space="0" w:color="auto"/>
            </w:tcBorders>
          </w:tcPr>
          <w:p w14:paraId="0C9AE997" w14:textId="77777777" w:rsidR="00012116" w:rsidRPr="00411C1D" w:rsidRDefault="00012116" w:rsidP="006456A7">
            <w:pPr>
              <w:spacing w:line="240" w:lineRule="atLeast"/>
              <w:rPr>
                <w:rFonts w:ascii="Arial" w:hAnsi="Arial" w:cs="Arial"/>
                <w:sz w:val="22"/>
                <w:szCs w:val="22"/>
              </w:rPr>
            </w:pPr>
            <w:r w:rsidRPr="00411C1D">
              <w:rPr>
                <w:rFonts w:ascii="Arial" w:hAnsi="Arial" w:cs="Arial"/>
                <w:sz w:val="22"/>
                <w:szCs w:val="22"/>
              </w:rPr>
              <w:t>VHDL- och FPGA-programmering</w:t>
            </w:r>
          </w:p>
        </w:tc>
        <w:tc>
          <w:tcPr>
            <w:tcW w:w="3551" w:type="dxa"/>
            <w:tcBorders>
              <w:top w:val="single" w:sz="4" w:space="0" w:color="auto"/>
              <w:left w:val="single" w:sz="4" w:space="0" w:color="auto"/>
              <w:bottom w:val="single" w:sz="4" w:space="0" w:color="auto"/>
              <w:right w:val="single" w:sz="4" w:space="0" w:color="auto"/>
            </w:tcBorders>
          </w:tcPr>
          <w:p w14:paraId="2DFFFB6E" w14:textId="4A5D3941" w:rsidR="00012116" w:rsidRPr="00411C1D" w:rsidRDefault="009D4BDA" w:rsidP="006456A7">
            <w:pPr>
              <w:spacing w:line="240" w:lineRule="atLeast"/>
              <w:rPr>
                <w:rFonts w:ascii="Arial" w:hAnsi="Arial" w:cs="Arial"/>
                <w:sz w:val="22"/>
                <w:szCs w:val="22"/>
                <w:lang w:val="en-US"/>
              </w:rPr>
            </w:pPr>
            <w:proofErr w:type="spellStart"/>
            <w:r>
              <w:rPr>
                <w:rFonts w:ascii="Arial" w:hAnsi="Arial" w:cs="Arial"/>
                <w:sz w:val="22"/>
                <w:szCs w:val="22"/>
                <w:lang w:val="en-US"/>
              </w:rPr>
              <w:t>Quartus</w:t>
            </w:r>
            <w:proofErr w:type="spellEnd"/>
            <w:r>
              <w:rPr>
                <w:rFonts w:ascii="Arial" w:hAnsi="Arial" w:cs="Arial"/>
                <w:sz w:val="22"/>
                <w:szCs w:val="22"/>
                <w:lang w:val="en-US"/>
              </w:rPr>
              <w:t xml:space="preserve"> II Web Edition v12</w:t>
            </w:r>
            <w:r w:rsidR="00012116" w:rsidRPr="00411C1D">
              <w:rPr>
                <w:rFonts w:ascii="Arial" w:hAnsi="Arial" w:cs="Arial"/>
                <w:sz w:val="22"/>
                <w:szCs w:val="22"/>
                <w:lang w:val="en-US"/>
              </w:rPr>
              <w:t xml:space="preserve">.0 </w:t>
            </w:r>
          </w:p>
          <w:p w14:paraId="505D7FEE" w14:textId="77777777" w:rsidR="00012116" w:rsidRPr="00852F83" w:rsidRDefault="00012116" w:rsidP="006456A7">
            <w:pPr>
              <w:spacing w:line="240" w:lineRule="atLeast"/>
              <w:rPr>
                <w:rFonts w:ascii="Arial" w:hAnsi="Arial" w:cs="Arial"/>
                <w:sz w:val="22"/>
                <w:szCs w:val="22"/>
                <w:lang w:val="en-US"/>
              </w:rPr>
            </w:pPr>
          </w:p>
        </w:tc>
        <w:tc>
          <w:tcPr>
            <w:tcW w:w="3701" w:type="dxa"/>
            <w:tcBorders>
              <w:top w:val="single" w:sz="4" w:space="0" w:color="auto"/>
              <w:left w:val="single" w:sz="4" w:space="0" w:color="auto"/>
              <w:bottom w:val="single" w:sz="4" w:space="0" w:color="auto"/>
              <w:right w:val="single" w:sz="4" w:space="0" w:color="auto"/>
            </w:tcBorders>
          </w:tcPr>
          <w:p w14:paraId="2E01A68D" w14:textId="77777777" w:rsidR="00012116" w:rsidRPr="00D44F29" w:rsidRDefault="00012116" w:rsidP="006456A7">
            <w:pPr>
              <w:spacing w:line="240" w:lineRule="atLeast"/>
              <w:rPr>
                <w:rStyle w:val="Hyperlink"/>
                <w:rFonts w:ascii="Arial" w:hAnsi="Arial" w:cs="Arial"/>
                <w:sz w:val="22"/>
                <w:szCs w:val="22"/>
              </w:rPr>
            </w:pPr>
            <w:r>
              <w:rPr>
                <w:rFonts w:ascii="Arial" w:hAnsi="Arial" w:cs="Arial"/>
                <w:sz w:val="22"/>
                <w:szCs w:val="22"/>
              </w:rPr>
              <w:fldChar w:fldCharType="begin"/>
            </w:r>
            <w:r w:rsidRPr="0065789D">
              <w:rPr>
                <w:rFonts w:ascii="Arial" w:hAnsi="Arial" w:cs="Arial"/>
                <w:sz w:val="22"/>
                <w:szCs w:val="22"/>
              </w:rPr>
              <w:instrText>HYPERLINK "https://www.altera.com/downloads/download-center.html"</w:instrText>
            </w:r>
            <w:r>
              <w:rPr>
                <w:rFonts w:ascii="Arial" w:hAnsi="Arial" w:cs="Arial"/>
                <w:sz w:val="22"/>
                <w:szCs w:val="22"/>
              </w:rPr>
              <w:fldChar w:fldCharType="separate"/>
            </w:r>
            <w:r w:rsidRPr="00D44F29">
              <w:rPr>
                <w:rStyle w:val="Hyperlink"/>
                <w:rFonts w:ascii="Arial" w:hAnsi="Arial" w:cs="Arial"/>
                <w:sz w:val="22"/>
                <w:szCs w:val="22"/>
              </w:rPr>
              <w:t>https://www.altera.com/downloads/</w:t>
            </w:r>
          </w:p>
          <w:p w14:paraId="105F47F1" w14:textId="77777777" w:rsidR="00012116" w:rsidRPr="001446D8" w:rsidRDefault="00012116" w:rsidP="006456A7">
            <w:pPr>
              <w:spacing w:line="240" w:lineRule="atLeast"/>
              <w:rPr>
                <w:rFonts w:ascii="Arial" w:hAnsi="Arial" w:cs="Arial"/>
                <w:sz w:val="22"/>
                <w:szCs w:val="22"/>
              </w:rPr>
            </w:pPr>
            <w:r w:rsidRPr="00957EFA">
              <w:rPr>
                <w:rStyle w:val="Hyperlink"/>
                <w:rFonts w:ascii="Arial" w:hAnsi="Arial" w:cs="Arial"/>
                <w:sz w:val="22"/>
                <w:szCs w:val="22"/>
              </w:rPr>
              <w:t>download-center.html</w:t>
            </w:r>
            <w:r>
              <w:rPr>
                <w:rFonts w:ascii="Arial" w:hAnsi="Arial" w:cs="Arial"/>
                <w:sz w:val="22"/>
                <w:szCs w:val="22"/>
              </w:rPr>
              <w:fldChar w:fldCharType="end"/>
            </w:r>
          </w:p>
        </w:tc>
      </w:tr>
      <w:tr w:rsidR="00012116" w:rsidRPr="001446D8" w14:paraId="2F96E87E" w14:textId="77777777" w:rsidTr="00291314">
        <w:trPr>
          <w:trHeight w:val="511"/>
          <w:jc w:val="center"/>
        </w:trPr>
        <w:tc>
          <w:tcPr>
            <w:tcW w:w="2269" w:type="dxa"/>
            <w:tcBorders>
              <w:top w:val="single" w:sz="4" w:space="0" w:color="auto"/>
              <w:left w:val="single" w:sz="4" w:space="0" w:color="auto"/>
              <w:bottom w:val="single" w:sz="4" w:space="0" w:color="auto"/>
              <w:right w:val="single" w:sz="4" w:space="0" w:color="auto"/>
            </w:tcBorders>
          </w:tcPr>
          <w:p w14:paraId="66658613" w14:textId="77777777" w:rsidR="00012116" w:rsidRPr="001446D8" w:rsidRDefault="00012116" w:rsidP="006456A7">
            <w:pPr>
              <w:spacing w:line="240" w:lineRule="atLeast"/>
              <w:rPr>
                <w:rFonts w:ascii="Arial" w:hAnsi="Arial" w:cs="Arial"/>
                <w:sz w:val="22"/>
                <w:szCs w:val="22"/>
              </w:rPr>
            </w:pPr>
            <w:r w:rsidRPr="001446D8">
              <w:rPr>
                <w:rFonts w:ascii="Arial" w:hAnsi="Arial" w:cs="Arial"/>
                <w:sz w:val="22"/>
                <w:szCs w:val="22"/>
              </w:rPr>
              <w:t>VHDL-simulering</w:t>
            </w:r>
          </w:p>
        </w:tc>
        <w:tc>
          <w:tcPr>
            <w:tcW w:w="3551" w:type="dxa"/>
            <w:tcBorders>
              <w:top w:val="single" w:sz="4" w:space="0" w:color="auto"/>
              <w:left w:val="single" w:sz="4" w:space="0" w:color="auto"/>
              <w:bottom w:val="single" w:sz="4" w:space="0" w:color="auto"/>
              <w:right w:val="single" w:sz="4" w:space="0" w:color="auto"/>
            </w:tcBorders>
          </w:tcPr>
          <w:p w14:paraId="5FD575DF" w14:textId="77777777" w:rsidR="00012116" w:rsidRPr="00852F83" w:rsidRDefault="00012116" w:rsidP="006456A7">
            <w:pPr>
              <w:spacing w:line="240" w:lineRule="atLeast"/>
              <w:rPr>
                <w:rFonts w:ascii="Arial" w:hAnsi="Arial" w:cs="Arial"/>
                <w:sz w:val="22"/>
                <w:szCs w:val="22"/>
              </w:rPr>
            </w:pPr>
            <w:r w:rsidRPr="00852F83">
              <w:rPr>
                <w:rFonts w:ascii="Arial" w:hAnsi="Arial" w:cs="Arial"/>
                <w:sz w:val="22"/>
                <w:szCs w:val="22"/>
              </w:rPr>
              <w:t xml:space="preserve">Mentor Graphics </w:t>
            </w:r>
            <w:proofErr w:type="spellStart"/>
            <w:r w:rsidRPr="00852F83">
              <w:rPr>
                <w:rFonts w:ascii="Arial" w:hAnsi="Arial" w:cs="Arial"/>
                <w:sz w:val="22"/>
                <w:szCs w:val="22"/>
              </w:rPr>
              <w:t>ModelSim</w:t>
            </w:r>
            <w:proofErr w:type="spellEnd"/>
            <w:r w:rsidRPr="00852F83">
              <w:rPr>
                <w:rFonts w:ascii="Arial" w:hAnsi="Arial" w:cs="Arial"/>
                <w:sz w:val="22"/>
                <w:szCs w:val="22"/>
              </w:rPr>
              <w:t xml:space="preserve"> PE Student Edition (eller </w:t>
            </w:r>
            <w:proofErr w:type="spellStart"/>
            <w:r w:rsidRPr="00852F83">
              <w:rPr>
                <w:rFonts w:ascii="Arial" w:hAnsi="Arial" w:cs="Arial"/>
                <w:sz w:val="22"/>
                <w:szCs w:val="22"/>
              </w:rPr>
              <w:t>QuestaSim</w:t>
            </w:r>
            <w:proofErr w:type="spellEnd"/>
            <w:r w:rsidRPr="00852F83">
              <w:rPr>
                <w:rFonts w:ascii="Arial" w:hAnsi="Arial" w:cs="Arial"/>
                <w:sz w:val="22"/>
                <w:szCs w:val="22"/>
              </w:rPr>
              <w:t>, som är en annan version av samma program)</w:t>
            </w:r>
          </w:p>
        </w:tc>
        <w:tc>
          <w:tcPr>
            <w:tcW w:w="3701" w:type="dxa"/>
            <w:tcBorders>
              <w:top w:val="single" w:sz="4" w:space="0" w:color="auto"/>
              <w:left w:val="single" w:sz="4" w:space="0" w:color="auto"/>
              <w:bottom w:val="single" w:sz="4" w:space="0" w:color="auto"/>
              <w:right w:val="single" w:sz="4" w:space="0" w:color="auto"/>
            </w:tcBorders>
          </w:tcPr>
          <w:p w14:paraId="1B17C63A" w14:textId="77777777" w:rsidR="00012116" w:rsidRPr="001446D8" w:rsidRDefault="005B223F" w:rsidP="006456A7">
            <w:pPr>
              <w:spacing w:line="240" w:lineRule="atLeast"/>
              <w:rPr>
                <w:rFonts w:ascii="Arial" w:hAnsi="Arial" w:cs="Arial"/>
                <w:sz w:val="22"/>
                <w:szCs w:val="22"/>
              </w:rPr>
            </w:pPr>
            <w:hyperlink r:id="rId9" w:history="1">
              <w:r w:rsidR="00012116" w:rsidRPr="001446D8">
                <w:rPr>
                  <w:rStyle w:val="Hyperlink"/>
                  <w:rFonts w:ascii="Arial" w:hAnsi="Arial" w:cs="Arial"/>
                  <w:sz w:val="22"/>
                  <w:szCs w:val="22"/>
                </w:rPr>
                <w:t>http://www.model.com</w:t>
              </w:r>
            </w:hyperlink>
          </w:p>
          <w:p w14:paraId="7A1C6D38" w14:textId="77777777" w:rsidR="00012116" w:rsidRPr="001446D8" w:rsidRDefault="00012116" w:rsidP="006456A7">
            <w:pPr>
              <w:spacing w:line="240" w:lineRule="atLeast"/>
              <w:rPr>
                <w:rFonts w:ascii="Arial" w:hAnsi="Arial" w:cs="Arial"/>
                <w:sz w:val="22"/>
                <w:szCs w:val="22"/>
              </w:rPr>
            </w:pPr>
          </w:p>
        </w:tc>
      </w:tr>
      <w:tr w:rsidR="00012116" w:rsidRPr="0065789D" w14:paraId="1228DBB7" w14:textId="77777777" w:rsidTr="00291314">
        <w:trPr>
          <w:trHeight w:val="511"/>
          <w:jc w:val="center"/>
        </w:trPr>
        <w:tc>
          <w:tcPr>
            <w:tcW w:w="2269" w:type="dxa"/>
            <w:tcBorders>
              <w:top w:val="single" w:sz="4" w:space="0" w:color="auto"/>
              <w:left w:val="single" w:sz="4" w:space="0" w:color="auto"/>
              <w:bottom w:val="single" w:sz="4" w:space="0" w:color="auto"/>
              <w:right w:val="single" w:sz="4" w:space="0" w:color="auto"/>
            </w:tcBorders>
          </w:tcPr>
          <w:p w14:paraId="4B61FA05" w14:textId="77777777" w:rsidR="00012116" w:rsidRPr="001446D8" w:rsidRDefault="00012116" w:rsidP="006456A7">
            <w:pPr>
              <w:spacing w:line="240" w:lineRule="atLeast"/>
              <w:rPr>
                <w:rFonts w:ascii="Arial" w:hAnsi="Arial" w:cs="Arial"/>
                <w:sz w:val="22"/>
                <w:szCs w:val="22"/>
              </w:rPr>
            </w:pPr>
            <w:r w:rsidRPr="001446D8">
              <w:rPr>
                <w:rFonts w:ascii="Arial" w:hAnsi="Arial" w:cs="Arial"/>
                <w:sz w:val="22"/>
                <w:szCs w:val="22"/>
              </w:rPr>
              <w:t>Spice</w:t>
            </w:r>
          </w:p>
        </w:tc>
        <w:tc>
          <w:tcPr>
            <w:tcW w:w="3551" w:type="dxa"/>
            <w:tcBorders>
              <w:top w:val="single" w:sz="4" w:space="0" w:color="auto"/>
              <w:left w:val="single" w:sz="4" w:space="0" w:color="auto"/>
              <w:bottom w:val="single" w:sz="4" w:space="0" w:color="auto"/>
              <w:right w:val="single" w:sz="4" w:space="0" w:color="auto"/>
            </w:tcBorders>
          </w:tcPr>
          <w:p w14:paraId="08C18044" w14:textId="77777777" w:rsidR="00012116" w:rsidRPr="001446D8" w:rsidRDefault="00012116" w:rsidP="006456A7">
            <w:pPr>
              <w:spacing w:line="240" w:lineRule="atLeast"/>
              <w:rPr>
                <w:rFonts w:ascii="Arial" w:hAnsi="Arial" w:cs="Arial"/>
                <w:sz w:val="22"/>
                <w:szCs w:val="22"/>
                <w:lang w:val="en-US"/>
              </w:rPr>
            </w:pPr>
            <w:r w:rsidRPr="001446D8">
              <w:rPr>
                <w:rFonts w:ascii="Arial" w:hAnsi="Arial" w:cs="Arial"/>
                <w:sz w:val="22"/>
                <w:szCs w:val="22"/>
                <w:lang w:val="en-US"/>
              </w:rPr>
              <w:t xml:space="preserve">Linear Technology Corporation's </w:t>
            </w:r>
            <w:proofErr w:type="spellStart"/>
            <w:r w:rsidRPr="001446D8">
              <w:rPr>
                <w:rFonts w:ascii="Arial" w:hAnsi="Arial" w:cs="Arial"/>
                <w:sz w:val="22"/>
                <w:szCs w:val="22"/>
                <w:lang w:val="en-US"/>
              </w:rPr>
              <w:t>LTspice</w:t>
            </w:r>
            <w:proofErr w:type="spellEnd"/>
            <w:r w:rsidRPr="001446D8">
              <w:rPr>
                <w:rFonts w:ascii="Arial" w:hAnsi="Arial" w:cs="Arial"/>
                <w:sz w:val="22"/>
                <w:szCs w:val="22"/>
                <w:lang w:val="en-US"/>
              </w:rPr>
              <w:t xml:space="preserve"> IV</w:t>
            </w:r>
          </w:p>
        </w:tc>
        <w:tc>
          <w:tcPr>
            <w:tcW w:w="3701" w:type="dxa"/>
            <w:tcBorders>
              <w:top w:val="single" w:sz="4" w:space="0" w:color="auto"/>
              <w:left w:val="single" w:sz="4" w:space="0" w:color="auto"/>
              <w:bottom w:val="single" w:sz="4" w:space="0" w:color="auto"/>
              <w:right w:val="single" w:sz="4" w:space="0" w:color="auto"/>
            </w:tcBorders>
          </w:tcPr>
          <w:p w14:paraId="02625A24" w14:textId="77777777" w:rsidR="00012116" w:rsidRPr="001446D8" w:rsidRDefault="00141753" w:rsidP="006456A7">
            <w:pPr>
              <w:spacing w:line="240" w:lineRule="atLeast"/>
              <w:rPr>
                <w:rFonts w:ascii="Arial" w:hAnsi="Arial" w:cs="Arial"/>
                <w:sz w:val="22"/>
                <w:szCs w:val="22"/>
                <w:lang w:val="en-US"/>
              </w:rPr>
            </w:pPr>
            <w:r>
              <w:fldChar w:fldCharType="begin"/>
            </w:r>
            <w:r w:rsidRPr="00141753">
              <w:rPr>
                <w:lang w:val="en-US"/>
                <w:rPrChange w:id="45" w:author="Li Yan" w:date="2015-10-31T10:37:00Z">
                  <w:rPr/>
                </w:rPrChange>
              </w:rPr>
              <w:instrText xml:space="preserve"> HYPERLINK "http://www.linear.com/ltspice" </w:instrText>
            </w:r>
            <w:r>
              <w:fldChar w:fldCharType="separate"/>
            </w:r>
            <w:r w:rsidR="00012116" w:rsidRPr="00283037">
              <w:rPr>
                <w:rStyle w:val="Hyperlink"/>
                <w:rFonts w:ascii="Arial" w:hAnsi="Arial" w:cs="Arial"/>
                <w:sz w:val="22"/>
                <w:szCs w:val="22"/>
                <w:lang w:val="en-US"/>
              </w:rPr>
              <w:t>http://www.linear.com/ltspice</w:t>
            </w:r>
            <w:r>
              <w:rPr>
                <w:rStyle w:val="Hyperlink"/>
                <w:rFonts w:ascii="Arial" w:hAnsi="Arial" w:cs="Arial"/>
                <w:sz w:val="22"/>
                <w:szCs w:val="22"/>
                <w:lang w:val="en-US"/>
              </w:rPr>
              <w:fldChar w:fldCharType="end"/>
            </w:r>
          </w:p>
        </w:tc>
      </w:tr>
    </w:tbl>
    <w:p w14:paraId="21BA093F" w14:textId="77777777" w:rsidR="00291314" w:rsidRPr="00852F83" w:rsidRDefault="00291314" w:rsidP="005E529C">
      <w:pPr>
        <w:spacing w:line="240" w:lineRule="atLeast"/>
        <w:rPr>
          <w:lang w:val="en-US"/>
        </w:rPr>
      </w:pPr>
    </w:p>
    <w:p w14:paraId="7901824F" w14:textId="41B4AD8F" w:rsidR="00291314" w:rsidRPr="00B415FD" w:rsidRDefault="00291314" w:rsidP="00291314">
      <w:pPr>
        <w:pStyle w:val="Heading2"/>
      </w:pPr>
      <w:r>
        <w:t>Hård</w:t>
      </w:r>
      <w:r w:rsidRPr="00283037">
        <w:t>vara</w:t>
      </w:r>
    </w:p>
    <w:p w14:paraId="6FA30EE4" w14:textId="2D24B84B" w:rsidR="0077679E" w:rsidRDefault="0077679E" w:rsidP="005E529C">
      <w:pPr>
        <w:spacing w:line="240" w:lineRule="atLeast"/>
        <w:rPr>
          <w:sz w:val="24"/>
        </w:rPr>
      </w:pPr>
      <w:r>
        <w:rPr>
          <w:sz w:val="24"/>
        </w:rPr>
        <w:t xml:space="preserve">En </w:t>
      </w:r>
      <w:r w:rsidRPr="00DA2BE0">
        <w:rPr>
          <w:i/>
          <w:sz w:val="24"/>
        </w:rPr>
        <w:t xml:space="preserve">kopplingsplatta </w:t>
      </w:r>
      <w:r>
        <w:rPr>
          <w:sz w:val="24"/>
        </w:rPr>
        <w:t>(</w:t>
      </w:r>
      <w:proofErr w:type="spellStart"/>
      <w:r>
        <w:rPr>
          <w:sz w:val="24"/>
        </w:rPr>
        <w:t>breadboard</w:t>
      </w:r>
      <w:proofErr w:type="spellEnd"/>
      <w:r>
        <w:rPr>
          <w:sz w:val="24"/>
        </w:rPr>
        <w:t xml:space="preserve">) används för kretsarna. </w:t>
      </w:r>
      <w:ins w:id="46" w:author="Erik Agrell" w:date="2015-10-27T22:20:00Z">
        <w:r w:rsidR="00D17984" w:rsidRPr="00852F83">
          <w:rPr>
            <w:sz w:val="24"/>
            <w:lang w:val="en-US"/>
          </w:rPr>
          <w:t xml:space="preserve">Figure needed to show how the holes are connected. </w:t>
        </w:r>
      </w:ins>
      <w:r>
        <w:rPr>
          <w:sz w:val="24"/>
        </w:rPr>
        <w:t xml:space="preserve">En </w:t>
      </w:r>
      <w:proofErr w:type="spellStart"/>
      <w:r>
        <w:rPr>
          <w:sz w:val="24"/>
        </w:rPr>
        <w:t>modular</w:t>
      </w:r>
      <w:proofErr w:type="spellEnd"/>
      <w:r>
        <w:rPr>
          <w:sz w:val="24"/>
        </w:rPr>
        <w:t xml:space="preserve"> uppbyggnad hjälper till att organisera arbetet, möjliggör återanvändning av moduler för olika ändamål och underlättar felsökning. Vi rekommenderar layouten i figur</w:t>
      </w:r>
      <w:r w:rsidR="00012116">
        <w:rPr>
          <w:sz w:val="24"/>
        </w:rPr>
        <w:t>en nedan</w:t>
      </w:r>
      <w:r>
        <w:rPr>
          <w:sz w:val="24"/>
        </w:rPr>
        <w:t>.</w:t>
      </w:r>
    </w:p>
    <w:p w14:paraId="6310A473" w14:textId="77777777" w:rsidR="0077679E" w:rsidRDefault="0077679E" w:rsidP="005E529C">
      <w:pPr>
        <w:spacing w:line="240" w:lineRule="atLeast"/>
        <w:rPr>
          <w:sz w:val="24"/>
        </w:rPr>
      </w:pPr>
    </w:p>
    <w:p w14:paraId="5AADD48D" w14:textId="58596915" w:rsidR="0077679E" w:rsidRDefault="0077679E" w:rsidP="00DA2BE0">
      <w:pPr>
        <w:tabs>
          <w:tab w:val="right" w:pos="9639"/>
        </w:tabs>
        <w:spacing w:line="240" w:lineRule="atLeast"/>
        <w:rPr>
          <w:sz w:val="24"/>
        </w:rPr>
      </w:pPr>
      <w:r>
        <w:rPr>
          <w:sz w:val="24"/>
        </w:rPr>
        <w:t>Använd korta kopplingstrådar, välj ledningsfärg konsekvent och undvik onödiga korsningar.</w:t>
      </w:r>
      <w:r w:rsidR="00012116">
        <w:rPr>
          <w:sz w:val="24"/>
        </w:rPr>
        <w:t xml:space="preserve"> Installera korta testtrådar i kritiska positioner, t.ex. input och output från de olika modulerna.</w:t>
      </w:r>
    </w:p>
    <w:p w14:paraId="5B1D0B35" w14:textId="75067AB4" w:rsidR="0077679E" w:rsidRDefault="0077679E" w:rsidP="00CF05DC">
      <w:pPr>
        <w:pStyle w:val="figure"/>
        <w:rPr>
          <w:sz w:val="24"/>
        </w:rPr>
      </w:pPr>
      <w:r w:rsidRPr="00DA2BE0">
        <w:rPr>
          <w:noProof/>
          <w:lang w:val="en-US"/>
        </w:rPr>
        <w:lastRenderedPageBreak/>
        <w:drawing>
          <wp:inline distT="0" distB="0" distL="0" distR="0" wp14:anchorId="149E4288" wp14:editId="166B07B1">
            <wp:extent cx="5504688" cy="504139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10">
                      <a:extLst>
                        <a:ext uri="{28A0092B-C50C-407E-A947-70E740481C1C}">
                          <a14:useLocalDpi xmlns:a14="http://schemas.microsoft.com/office/drawing/2010/main" val="0"/>
                        </a:ext>
                      </a:extLst>
                    </a:blip>
                    <a:stretch>
                      <a:fillRect/>
                    </a:stretch>
                  </pic:blipFill>
                  <pic:spPr>
                    <a:xfrm>
                      <a:off x="0" y="0"/>
                      <a:ext cx="5504688" cy="5041392"/>
                    </a:xfrm>
                    <a:prstGeom prst="rect">
                      <a:avLst/>
                    </a:prstGeom>
                  </pic:spPr>
                </pic:pic>
              </a:graphicData>
            </a:graphic>
          </wp:inline>
        </w:drawing>
      </w:r>
    </w:p>
    <w:p w14:paraId="7C0AA672" w14:textId="77777777" w:rsidR="00012116" w:rsidRDefault="00012116" w:rsidP="00DA2BE0">
      <w:pPr>
        <w:pStyle w:val="BodyText"/>
      </w:pPr>
    </w:p>
    <w:p w14:paraId="394C109E" w14:textId="77777777" w:rsidR="00012116" w:rsidRDefault="00012116" w:rsidP="00DA2BE0">
      <w:pPr>
        <w:pStyle w:val="BodyText"/>
      </w:pPr>
    </w:p>
    <w:p w14:paraId="36264734" w14:textId="77777777" w:rsidR="00012116" w:rsidRDefault="00012116" w:rsidP="00DA2BE0">
      <w:pPr>
        <w:pStyle w:val="BodyText"/>
      </w:pPr>
    </w:p>
    <w:p w14:paraId="6730C10F" w14:textId="69F37AD9" w:rsidR="00012116" w:rsidRPr="00641AB2" w:rsidRDefault="00012116" w:rsidP="00DA2BE0">
      <w:pPr>
        <w:pStyle w:val="BodyText"/>
      </w:pPr>
      <w:r w:rsidRPr="00DA2BE0">
        <w:rPr>
          <w:i/>
        </w:rPr>
        <w:t xml:space="preserve">Nätaggregatet </w:t>
      </w:r>
      <w:r>
        <w:t>ansluts enligt följande figur för att få rätt spänningsnivåer.</w:t>
      </w:r>
    </w:p>
    <w:p w14:paraId="3D46CC87" w14:textId="1463FFBA" w:rsidR="00012116" w:rsidRDefault="009A4F06" w:rsidP="009A4F06">
      <w:pPr>
        <w:pStyle w:val="ListParagraph"/>
        <w:ind w:left="0"/>
        <w:jc w:val="center"/>
        <w:rPr>
          <w:rFonts w:ascii="Times" w:hAnsi="Times"/>
          <w:bCs/>
          <w:kern w:val="36"/>
        </w:rPr>
      </w:pPr>
      <w:r>
        <w:rPr>
          <w:rFonts w:ascii="Times" w:hAnsi="Times"/>
          <w:bCs/>
          <w:noProof/>
          <w:kern w:val="36"/>
          <w:lang w:val="en-US"/>
        </w:rPr>
        <w:drawing>
          <wp:inline distT="0" distB="0" distL="0" distR="0" wp14:anchorId="04FD59BC" wp14:editId="789991EA">
            <wp:extent cx="3666313" cy="1212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power_supplier.png"/>
                    <pic:cNvPicPr/>
                  </pic:nvPicPr>
                  <pic:blipFill>
                    <a:blip r:embed="rId11">
                      <a:extLst>
                        <a:ext uri="{28A0092B-C50C-407E-A947-70E740481C1C}">
                          <a14:useLocalDpi xmlns:a14="http://schemas.microsoft.com/office/drawing/2010/main" val="0"/>
                        </a:ext>
                      </a:extLst>
                    </a:blip>
                    <a:stretch>
                      <a:fillRect/>
                    </a:stretch>
                  </pic:blipFill>
                  <pic:spPr>
                    <a:xfrm>
                      <a:off x="0" y="0"/>
                      <a:ext cx="3669216" cy="1213175"/>
                    </a:xfrm>
                    <a:prstGeom prst="rect">
                      <a:avLst/>
                    </a:prstGeom>
                  </pic:spPr>
                </pic:pic>
              </a:graphicData>
            </a:graphic>
          </wp:inline>
        </w:drawing>
      </w:r>
    </w:p>
    <w:p w14:paraId="60212006" w14:textId="77777777" w:rsidR="00012116" w:rsidRDefault="00012116" w:rsidP="00012116">
      <w:pPr>
        <w:pStyle w:val="ListParagraph"/>
        <w:rPr>
          <w:rFonts w:ascii="Times" w:hAnsi="Times"/>
          <w:bCs/>
          <w:kern w:val="36"/>
        </w:rPr>
      </w:pPr>
    </w:p>
    <w:p w14:paraId="5E412A02" w14:textId="0FCC0809" w:rsidR="00012116" w:rsidRDefault="00012116" w:rsidP="00012116">
      <w:pPr>
        <w:pStyle w:val="BodyText"/>
        <w:rPr>
          <w:i/>
        </w:rPr>
      </w:pPr>
      <w:r>
        <w:t xml:space="preserve">Några råd om </w:t>
      </w:r>
      <w:r w:rsidRPr="00DA2BE0">
        <w:rPr>
          <w:i/>
        </w:rPr>
        <w:t>oscilloskopet:</w:t>
      </w:r>
    </w:p>
    <w:p w14:paraId="056B3D78" w14:textId="7B04B0DA" w:rsidR="00012116" w:rsidRDefault="00012116" w:rsidP="00DA2BE0">
      <w:pPr>
        <w:pStyle w:val="ListBullet"/>
      </w:pPr>
      <w:r>
        <w:t>Använd alltid 10X-proben, vilket skyddar ingångskretsen vid höga frekvenser.</w:t>
      </w:r>
    </w:p>
    <w:p w14:paraId="743A48B8" w14:textId="1F31E41D" w:rsidR="00012116" w:rsidRPr="00957EFA" w:rsidRDefault="00012116" w:rsidP="00DA2BE0">
      <w:pPr>
        <w:pStyle w:val="ListBullet"/>
      </w:pPr>
      <w:r>
        <w:t>Börja alltid undersöka signaler med oscilloskopet inställt på DC. Då syns signalerna relativt signaljord (0V). Om oscilloskopet står på AC kommer DC-nivåer inte att synas och man kan få en felaktig bild av omfång och nollgenomgångar.</w:t>
      </w:r>
    </w:p>
    <w:p w14:paraId="3DA0D611" w14:textId="77777777" w:rsidR="00012116" w:rsidRDefault="00012116" w:rsidP="00012116">
      <w:pPr>
        <w:pStyle w:val="ListParagraph"/>
        <w:rPr>
          <w:rFonts w:ascii="Times" w:hAnsi="Times"/>
          <w:bCs/>
          <w:kern w:val="36"/>
        </w:rPr>
      </w:pPr>
    </w:p>
    <w:p w14:paraId="47B5B6EB" w14:textId="3A8B73BB" w:rsidR="00012116" w:rsidRDefault="00012116" w:rsidP="00DA2BE0">
      <w:pPr>
        <w:pStyle w:val="BodyText"/>
      </w:pPr>
      <w:r>
        <w:t xml:space="preserve">När </w:t>
      </w:r>
      <w:r w:rsidRPr="00DA2BE0">
        <w:rPr>
          <w:i/>
        </w:rPr>
        <w:t xml:space="preserve">vågformsgeneratorn </w:t>
      </w:r>
      <w:r>
        <w:t>används så skall dess impedans sättas till “</w:t>
      </w:r>
      <w:proofErr w:type="spellStart"/>
      <w:r>
        <w:t>High</w:t>
      </w:r>
      <w:proofErr w:type="spellEnd"/>
      <w:r>
        <w:t xml:space="preserve"> Z”</w:t>
      </w:r>
      <w:r>
        <w:rPr>
          <w:rStyle w:val="CommentReference"/>
        </w:rPr>
        <w:t>:</w:t>
      </w:r>
    </w:p>
    <w:p w14:paraId="21374265" w14:textId="675D326E" w:rsidR="00012116" w:rsidRDefault="00012116" w:rsidP="00DA2BE0">
      <w:pPr>
        <w:pStyle w:val="ListBullet"/>
      </w:pPr>
      <w:r>
        <w:t xml:space="preserve">på </w:t>
      </w:r>
      <w:proofErr w:type="spellStart"/>
      <w:r>
        <w:t>Menu</w:t>
      </w:r>
      <w:proofErr w:type="spellEnd"/>
      <w:r>
        <w:t xml:space="preserve">, tryck </w:t>
      </w:r>
      <w:proofErr w:type="spellStart"/>
      <w:r>
        <w:t>Shift</w:t>
      </w:r>
      <w:proofErr w:type="spellEnd"/>
      <w:r>
        <w:t xml:space="preserve"> + </w:t>
      </w:r>
      <w:proofErr w:type="spellStart"/>
      <w:r>
        <w:t>Enter</w:t>
      </w:r>
      <w:proofErr w:type="spellEnd"/>
    </w:p>
    <w:p w14:paraId="5FFADB2E" w14:textId="0A30FEFE" w:rsidR="00012116" w:rsidRDefault="00012116" w:rsidP="00DA2BE0">
      <w:pPr>
        <w:pStyle w:val="ListBullet"/>
      </w:pPr>
      <w:r>
        <w:t>tryck &gt;..&gt;..&gt;..D: SYS MENU</w:t>
      </w:r>
    </w:p>
    <w:p w14:paraId="35B76048" w14:textId="05F99D5C" w:rsidR="00012116" w:rsidRDefault="00012116" w:rsidP="00DA2BE0">
      <w:pPr>
        <w:pStyle w:val="ListBullet"/>
      </w:pPr>
      <w:r>
        <w:t xml:space="preserve">tryck </w:t>
      </w:r>
      <m:oMath>
        <m:r>
          <w:rPr>
            <w:rFonts w:ascii="Cambria Math" w:hAnsi="Cambria Math"/>
          </w:rPr>
          <m:t xml:space="preserve">∨..∨50 </m:t>
        </m:r>
        <m:r>
          <m:rPr>
            <m:sty m:val="p"/>
          </m:rPr>
          <w:rPr>
            <w:rFonts w:ascii="Cambria Math" w:hAnsi="Cambria Math" w:hint="eastAsia"/>
          </w:rPr>
          <m:t>Ω</m:t>
        </m:r>
        <m:r>
          <w:rPr>
            <w:rFonts w:ascii="Cambria Math" w:hAnsi="Cambria Math"/>
          </w:rPr>
          <m:t xml:space="preserve"> &gt;</m:t>
        </m:r>
        <m:r>
          <m:rPr>
            <m:sty m:val="p"/>
          </m:rPr>
          <w:rPr>
            <w:rFonts w:ascii="Cambria Math" w:hAnsi="Cambria Math"/>
          </w:rPr>
          <m:t>HIGH Z</m:t>
        </m:r>
      </m:oMath>
    </w:p>
    <w:p w14:paraId="56F58B90" w14:textId="67450E6E" w:rsidR="00012116" w:rsidRDefault="00012116" w:rsidP="00DA2BE0">
      <w:pPr>
        <w:pStyle w:val="ListBullet"/>
      </w:pPr>
      <w:r>
        <w:t xml:space="preserve">tryck </w:t>
      </w:r>
      <w:proofErr w:type="spellStart"/>
      <w:r>
        <w:t>Enter</w:t>
      </w:r>
      <w:proofErr w:type="spellEnd"/>
    </w:p>
    <w:p w14:paraId="34F43823" w14:textId="181A6E16" w:rsidR="00012116" w:rsidDel="00BD59FD" w:rsidRDefault="00012116" w:rsidP="00DA2BE0">
      <w:pPr>
        <w:pStyle w:val="BodyText"/>
        <w:rPr>
          <w:del w:id="47" w:author="Erik Agrell" w:date="2015-10-27T22:28:00Z"/>
        </w:rPr>
      </w:pPr>
      <w:r w:rsidRPr="00320C70">
        <w:lastRenderedPageBreak/>
        <w:t>Vågformsgeneratorn</w:t>
      </w:r>
      <w:r w:rsidRPr="006456A7">
        <w:t xml:space="preserve"> kan också generera likspänning, genom att hålla inne valfri knapp i 2–3 sekunder.</w:t>
      </w:r>
    </w:p>
    <w:p w14:paraId="0B45CC4C" w14:textId="77777777" w:rsidR="00BD59FD" w:rsidRDefault="00BD59FD" w:rsidP="00DA2BE0">
      <w:pPr>
        <w:pStyle w:val="BodyText"/>
        <w:rPr>
          <w:ins w:id="48" w:author="Erik Agrell" w:date="2015-12-13T20:53:00Z"/>
        </w:rPr>
      </w:pPr>
    </w:p>
    <w:p w14:paraId="0FBB3F27" w14:textId="77777777" w:rsidR="00BD59FD" w:rsidRDefault="00BD59FD" w:rsidP="00DA2BE0">
      <w:pPr>
        <w:pStyle w:val="BodyText"/>
        <w:rPr>
          <w:ins w:id="49" w:author="Erik Agrell" w:date="2015-12-13T20:53:00Z"/>
        </w:rPr>
      </w:pPr>
    </w:p>
    <w:p w14:paraId="1D726FD8" w14:textId="7BD53F29" w:rsidR="00BD59FD" w:rsidRDefault="00BD59FD" w:rsidP="00DA2BE0">
      <w:pPr>
        <w:pStyle w:val="BodyText"/>
        <w:rPr>
          <w:ins w:id="50" w:author="Erik Agrell" w:date="2015-12-13T20:53:00Z"/>
        </w:rPr>
      </w:pPr>
      <w:ins w:id="51" w:author="Erik Agrell" w:date="2015-12-13T20:53:00Z">
        <w:r>
          <w:t xml:space="preserve">Pinnarna hos </w:t>
        </w:r>
        <w:r w:rsidRPr="00BD59FD">
          <w:rPr>
            <w:i/>
            <w:rPrChange w:id="52" w:author="Erik Agrell" w:date="2015-12-13T20:54:00Z">
              <w:rPr/>
            </w:rPrChange>
          </w:rPr>
          <w:t>integrerade kretsar</w:t>
        </w:r>
        <w:r>
          <w:t xml:space="preserve"> numreras motsols med </w:t>
        </w:r>
      </w:ins>
      <w:ins w:id="53" w:author="Erik Agrell" w:date="2015-12-13T20:54:00Z">
        <w:r>
          <w:t xml:space="preserve">början vid markering </w:t>
        </w:r>
        <w:r w:rsidRPr="00BD59FD">
          <w:rPr>
            <w:highlight w:val="yellow"/>
            <w:rPrChange w:id="54" w:author="Erik Agrell" w:date="2015-12-13T20:55:00Z">
              <w:rPr/>
            </w:rPrChange>
          </w:rPr>
          <w:t xml:space="preserve">(small </w:t>
        </w:r>
        <w:proofErr w:type="spellStart"/>
        <w:r w:rsidRPr="00BD59FD">
          <w:rPr>
            <w:highlight w:val="yellow"/>
            <w:rPrChange w:id="55" w:author="Erik Agrell" w:date="2015-12-13T20:55:00Z">
              <w:rPr/>
            </w:rPrChange>
          </w:rPr>
          <w:t>figure</w:t>
        </w:r>
        <w:proofErr w:type="spellEnd"/>
        <w:r w:rsidRPr="00BD59FD">
          <w:rPr>
            <w:highlight w:val="yellow"/>
            <w:rPrChange w:id="56" w:author="Erik Agrell" w:date="2015-12-13T20:55:00Z">
              <w:rPr/>
            </w:rPrChange>
          </w:rPr>
          <w:t xml:space="preserve"> </w:t>
        </w:r>
        <w:proofErr w:type="spellStart"/>
        <w:r w:rsidRPr="00BD59FD">
          <w:rPr>
            <w:highlight w:val="yellow"/>
            <w:rPrChange w:id="57" w:author="Erik Agrell" w:date="2015-12-13T20:55:00Z">
              <w:rPr/>
            </w:rPrChange>
          </w:rPr>
          <w:t>needed</w:t>
        </w:r>
        <w:proofErr w:type="spellEnd"/>
        <w:r w:rsidRPr="00BD59FD">
          <w:rPr>
            <w:highlight w:val="yellow"/>
            <w:rPrChange w:id="58" w:author="Erik Agrell" w:date="2015-12-13T20:55:00Z">
              <w:rPr/>
            </w:rPrChange>
          </w:rPr>
          <w:t>)</w:t>
        </w:r>
      </w:ins>
    </w:p>
    <w:p w14:paraId="45FA60C2" w14:textId="77777777" w:rsidR="00012116" w:rsidRDefault="00012116" w:rsidP="00DA2BE0">
      <w:pPr>
        <w:pStyle w:val="BodyText"/>
      </w:pPr>
    </w:p>
    <w:p w14:paraId="12E3AFD8" w14:textId="707D50FB" w:rsidR="00012116" w:rsidRDefault="00012116" w:rsidP="00DA2BE0">
      <w:pPr>
        <w:pStyle w:val="Heading2"/>
        <w:rPr>
          <w:ins w:id="59" w:author="Erik Agrell" w:date="2015-10-27T22:22:00Z"/>
        </w:rPr>
      </w:pPr>
      <w:del w:id="60" w:author="Erik Agrell" w:date="2015-10-27T22:22:00Z">
        <w:r w:rsidDel="00D17984">
          <w:delText>Grundläggande felsökningsmetodik</w:delText>
        </w:r>
      </w:del>
      <w:proofErr w:type="spellStart"/>
      <w:ins w:id="61" w:author="Erik Agrell" w:date="2015-10-27T22:22:00Z">
        <w:r w:rsidR="00D17984">
          <w:t>Felsöking</w:t>
        </w:r>
        <w:proofErr w:type="spellEnd"/>
      </w:ins>
    </w:p>
    <w:p w14:paraId="2AAA2138" w14:textId="4EDECCD3" w:rsidR="00D17984" w:rsidRPr="00D17984" w:rsidRDefault="00D17984">
      <w:pPr>
        <w:pPrChange w:id="62" w:author="Erik Agrell" w:date="2015-10-27T22:22:00Z">
          <w:pPr>
            <w:pStyle w:val="Heading2"/>
          </w:pPr>
        </w:pPrChange>
      </w:pPr>
      <w:ins w:id="63" w:author="Erik Agrell" w:date="2015-10-27T22:22:00Z">
        <w:r>
          <w:t xml:space="preserve">En stor del av labbarna kommer att tillbringas med testning och felsökning. Detta är helt normalt i elektronikkonstruktion, även på arbetsplatser. Här är några </w:t>
        </w:r>
      </w:ins>
      <w:ins w:id="64" w:author="Erik Agrell" w:date="2015-10-27T22:23:00Z">
        <w:r>
          <w:t xml:space="preserve">allmänna </w:t>
        </w:r>
      </w:ins>
      <w:ins w:id="65" w:author="Erik Agrell" w:date="2015-10-27T22:22:00Z">
        <w:r>
          <w:t>tips</w:t>
        </w:r>
      </w:ins>
      <w:ins w:id="66" w:author="Erik Agrell" w:date="2015-10-27T22:23:00Z">
        <w:r>
          <w:t>:</w:t>
        </w:r>
      </w:ins>
    </w:p>
    <w:p w14:paraId="60238CD6" w14:textId="5464A7BF" w:rsidR="00D17984" w:rsidRDefault="00D17984" w:rsidP="00DA2BE0">
      <w:pPr>
        <w:pStyle w:val="ListBullet"/>
        <w:rPr>
          <w:ins w:id="67" w:author="Erik Agrell" w:date="2015-10-27T22:25:00Z"/>
        </w:rPr>
      </w:pPr>
      <w:ins w:id="68" w:author="Erik Agrell" w:date="2015-10-27T22:23:00Z">
        <w:r>
          <w:t>Kontrollera att det ni byggde förra gången fungerar innan ni bygger vidare.</w:t>
        </w:r>
      </w:ins>
    </w:p>
    <w:p w14:paraId="0A70DABE" w14:textId="77777777" w:rsidR="00D17984" w:rsidRDefault="00D17984" w:rsidP="00DA2BE0">
      <w:pPr>
        <w:pStyle w:val="ListBullet"/>
        <w:rPr>
          <w:ins w:id="69" w:author="Erik Agrell" w:date="2015-10-27T22:25:00Z"/>
        </w:rPr>
      </w:pPr>
      <w:ins w:id="70" w:author="Erik Agrell" w:date="2015-10-27T22:25:00Z">
        <w:r>
          <w:t>Expandera konstruktionen en liten bit i taget och kontrollera funktionen efter varje tillägg</w:t>
        </w:r>
      </w:ins>
    </w:p>
    <w:p w14:paraId="26047CFF" w14:textId="3F7202F0" w:rsidR="00D17984" w:rsidRDefault="00D17984" w:rsidP="00DA2BE0">
      <w:pPr>
        <w:pStyle w:val="ListBullet"/>
        <w:rPr>
          <w:ins w:id="71" w:author="Erik Agrell" w:date="2015-10-27T22:23:00Z"/>
        </w:rPr>
      </w:pPr>
      <w:ins w:id="72" w:author="Erik Agrell" w:date="2015-10-27T22:26:00Z">
        <w:r>
          <w:t>Koppla tillfälligt bort en bit i taget för att isolera problemet</w:t>
        </w:r>
      </w:ins>
      <w:ins w:id="73" w:author="Erik Agrell" w:date="2015-10-27T22:25:00Z">
        <w:r>
          <w:t>.</w:t>
        </w:r>
      </w:ins>
    </w:p>
    <w:p w14:paraId="34843636" w14:textId="1446E3B6" w:rsidR="00D17984" w:rsidRDefault="00012116" w:rsidP="00DA2BE0">
      <w:pPr>
        <w:pStyle w:val="ListBullet"/>
      </w:pPr>
      <w:del w:id="74" w:author="Erik Agrell" w:date="2015-10-27T22:25:00Z">
        <w:r w:rsidDel="00D17984">
          <w:delText>För integrerade kretsar, kolla att matning och jord är korrekt anslutna.</w:delText>
        </w:r>
      </w:del>
      <w:ins w:id="75" w:author="Erik Agrell" w:date="2015-10-27T22:25:00Z">
        <w:r w:rsidR="00D17984">
          <w:t xml:space="preserve">För digitala konstruktioner, </w:t>
        </w:r>
      </w:ins>
      <w:ins w:id="76" w:author="Erik Agrell" w:date="2015-10-27T22:24:00Z">
        <w:r w:rsidR="00D17984">
          <w:t>gå ned i frekvens. Lägg in LED så att ni ser vad som händer. Kolla speciellt klocka och tillstånd.</w:t>
        </w:r>
      </w:ins>
      <w:ins w:id="77" w:author="Erik Agrell" w:date="2015-12-15T11:18:00Z">
        <w:r w:rsidR="00563645">
          <w:t xml:space="preserve"> Kolla att vektorer har tillräcklig längd för att representera de heltal som behövs.</w:t>
        </w:r>
      </w:ins>
    </w:p>
    <w:p w14:paraId="0FD97FB2" w14:textId="77777777" w:rsidR="00D17984" w:rsidRDefault="00D17984" w:rsidP="00D17984">
      <w:pPr>
        <w:pStyle w:val="ListBullet"/>
        <w:rPr>
          <w:ins w:id="78" w:author="Erik Agrell" w:date="2015-10-27T22:25:00Z"/>
        </w:rPr>
      </w:pPr>
      <w:ins w:id="79" w:author="Erik Agrell" w:date="2015-10-27T22:25:00Z">
        <w:r>
          <w:t>För integrerade kretsar, kolla att matning och jord är korrekt anslutna. Kolla kopplingen av jord till DE1-kortet.</w:t>
        </w:r>
      </w:ins>
    </w:p>
    <w:p w14:paraId="7BDA6240" w14:textId="0849FA2B" w:rsidR="00012116" w:rsidRDefault="00D17984" w:rsidP="00DA2BE0">
      <w:pPr>
        <w:pStyle w:val="ListBullet"/>
      </w:pPr>
      <w:ins w:id="80" w:author="Erik Agrell" w:date="2015-10-27T22:27:00Z">
        <w:r>
          <w:t>För analoga konstruktioner, f</w:t>
        </w:r>
      </w:ins>
      <w:del w:id="81" w:author="Erik Agrell" w:date="2015-10-27T22:27:00Z">
        <w:r w:rsidR="00012116" w:rsidDel="00D17984">
          <w:delText>F</w:delText>
        </w:r>
      </w:del>
      <w:r w:rsidR="00012116">
        <w:t xml:space="preserve">ölj signalnivåerna från input till output </w:t>
      </w:r>
      <w:ins w:id="82" w:author="Erik Agrell" w:date="2015-10-27T22:27:00Z">
        <w:r>
          <w:t>i</w:t>
        </w:r>
      </w:ins>
      <w:del w:id="83" w:author="Erik Agrell" w:date="2015-10-27T22:27:00Z">
        <w:r w:rsidR="00012116" w:rsidDel="00D17984">
          <w:delText>på</w:delText>
        </w:r>
      </w:del>
      <w:r w:rsidR="00012116">
        <w:t xml:space="preserve"> respektive modul.</w:t>
      </w:r>
      <w:ins w:id="84" w:author="Erik Agrell" w:date="2015-10-27T22:27:00Z">
        <w:r>
          <w:t xml:space="preserve"> Studera signalerna på oscilloskop.</w:t>
        </w:r>
      </w:ins>
    </w:p>
    <w:p w14:paraId="46805105" w14:textId="77777777" w:rsidR="00540E3E" w:rsidRDefault="00540E3E" w:rsidP="00540E3E">
      <w:pPr>
        <w:pStyle w:val="ListBullet"/>
      </w:pPr>
      <w:r>
        <w:t>Mät spänningar i kontrollpunkter och jämför med teoretiskt förväntade värden.</w:t>
      </w:r>
    </w:p>
    <w:p w14:paraId="72B3C0B1" w14:textId="1298A3E0" w:rsidR="00012116" w:rsidRDefault="00012116" w:rsidP="00DA2BE0">
      <w:pPr>
        <w:pStyle w:val="ListBullet"/>
      </w:pPr>
      <w:r>
        <w:t>Om insignalen är OK och utsignalen bottnar (hög eller låg), kontrollera återkopplingsslingan.</w:t>
      </w:r>
      <w:ins w:id="85" w:author="Erik Agrell" w:date="2015-10-27T22:28:00Z">
        <w:r w:rsidR="00D17984">
          <w:t xml:space="preserve"> </w:t>
        </w:r>
      </w:ins>
      <w:r>
        <w:t>För att testa A/D- och A/D+D/A-omvandling, anslut en DC-nivå till analog input. Variera nivån långsamt och observera digital utsignal (bitar) på LED och/eller oscilloskop.</w:t>
      </w:r>
    </w:p>
    <w:p w14:paraId="120EEBFF" w14:textId="77777777" w:rsidR="00012116" w:rsidRPr="00641AB2" w:rsidRDefault="00012116" w:rsidP="00012116">
      <w:pPr>
        <w:pStyle w:val="ListParagraph"/>
        <w:rPr>
          <w:rFonts w:ascii="Times" w:hAnsi="Times"/>
          <w:bCs/>
          <w:kern w:val="36"/>
        </w:rPr>
      </w:pPr>
    </w:p>
    <w:p w14:paraId="6B35E15E" w14:textId="0312694A" w:rsidR="00012116" w:rsidRPr="00DA2BE0" w:rsidRDefault="00012116" w:rsidP="00DA2BE0">
      <w:pPr>
        <w:rPr>
          <w:rFonts w:ascii="Times" w:hAnsi="Times"/>
          <w:b/>
          <w:bCs/>
          <w:kern w:val="36"/>
          <w:sz w:val="32"/>
          <w:szCs w:val="32"/>
        </w:rPr>
      </w:pPr>
      <w:r>
        <w:rPr>
          <w:rFonts w:ascii="Times" w:hAnsi="Times"/>
        </w:rPr>
        <w:br w:type="page"/>
      </w:r>
    </w:p>
    <w:p w14:paraId="2AE473C2" w14:textId="77777777" w:rsidR="0077679E" w:rsidRPr="001446D8" w:rsidRDefault="0077679E" w:rsidP="00B415FD">
      <w:pPr>
        <w:pStyle w:val="Heading1"/>
      </w:pPr>
      <w:r w:rsidRPr="001446D8">
        <w:lastRenderedPageBreak/>
        <w:t>Laboration nr 1, Räknare</w:t>
      </w:r>
    </w:p>
    <w:p w14:paraId="26CAF797" w14:textId="3CBCCC05" w:rsidR="00C22FDA" w:rsidRPr="001446D8" w:rsidRDefault="0077679E" w:rsidP="005E529C">
      <w:pPr>
        <w:spacing w:line="240" w:lineRule="atLeast"/>
        <w:rPr>
          <w:sz w:val="24"/>
        </w:rPr>
      </w:pPr>
      <w:r>
        <w:rPr>
          <w:sz w:val="24"/>
        </w:rPr>
        <w:t>All digital elektronik behöver en klocksignal. En stabil frekvens erhålls vanligen från en kristalloscillator, men i vårt system vill vi ha en frekvens som kan ändras i mjukvara. I första labben genereras en klocksignal med programmerbar frekvens som ett VHDL-program. Detta program kommer att användas i både sändare och mottagare, se figur 1.</w:t>
      </w:r>
      <w:r w:rsidR="00320C70">
        <w:rPr>
          <w:sz w:val="24"/>
        </w:rPr>
        <w:t>1</w:t>
      </w:r>
      <w:r>
        <w:rPr>
          <w:sz w:val="24"/>
        </w:rPr>
        <w:t xml:space="preserve">. </w:t>
      </w:r>
      <w:r w:rsidR="00C22FDA" w:rsidRPr="001446D8">
        <w:rPr>
          <w:sz w:val="24"/>
        </w:rPr>
        <w:t>Vi skall bekanta oss med ett kommersiellt FPGA-</w:t>
      </w:r>
      <w:proofErr w:type="spellStart"/>
      <w:r w:rsidR="00C22FDA" w:rsidRPr="001446D8">
        <w:rPr>
          <w:sz w:val="24"/>
        </w:rPr>
        <w:t>labkort</w:t>
      </w:r>
      <w:proofErr w:type="spellEnd"/>
      <w:r w:rsidR="00C22FDA" w:rsidRPr="001446D8">
        <w:rPr>
          <w:sz w:val="24"/>
        </w:rPr>
        <w:t xml:space="preserve"> (</w:t>
      </w:r>
      <w:proofErr w:type="spellStart"/>
      <w:r w:rsidR="00C22FDA" w:rsidRPr="001446D8">
        <w:rPr>
          <w:sz w:val="24"/>
        </w:rPr>
        <w:t>Altera</w:t>
      </w:r>
      <w:proofErr w:type="spellEnd"/>
      <w:r w:rsidR="00C22FDA" w:rsidRPr="001446D8">
        <w:rPr>
          <w:sz w:val="24"/>
        </w:rPr>
        <w:t xml:space="preserve"> DE1) för att generera digitala insignaler och klockpulser.</w:t>
      </w:r>
    </w:p>
    <w:p w14:paraId="5150F40F" w14:textId="751EE541" w:rsidR="00C22FDA" w:rsidRPr="001446D8" w:rsidRDefault="00C8621B" w:rsidP="00CF05DC">
      <w:pPr>
        <w:pStyle w:val="figure"/>
      </w:pPr>
      <w:r>
        <w:rPr>
          <w:noProof/>
          <w:lang w:val="en-US"/>
        </w:rPr>
        <mc:AlternateContent>
          <mc:Choice Requires="wps">
            <w:drawing>
              <wp:anchor distT="0" distB="0" distL="114300" distR="114300" simplePos="0" relativeHeight="251675136" behindDoc="0" locked="0" layoutInCell="1" allowOverlap="1" wp14:anchorId="3FA383DE" wp14:editId="44E13098">
                <wp:simplePos x="0" y="0"/>
                <wp:positionH relativeFrom="column">
                  <wp:posOffset>-1811655</wp:posOffset>
                </wp:positionH>
                <wp:positionV relativeFrom="paragraph">
                  <wp:posOffset>1171575</wp:posOffset>
                </wp:positionV>
                <wp:extent cx="800100" cy="2857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C17D7EB" w14:textId="77777777" w:rsidR="00D107F5" w:rsidRPr="00F52691" w:rsidRDefault="00D107F5" w:rsidP="00C8621B">
                            <w:pPr>
                              <w:spacing w:line="240" w:lineRule="atLeast"/>
                            </w:pPr>
                            <w:r>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A383DE" id="Text Box 14" o:spid="_x0000_s1027" type="#_x0000_t202" style="position:absolute;left:0;text-align:left;margin-left:-142.65pt;margin-top:92.25pt;width:63pt;height:2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" filled="f" stroked="f">
                <v:textbox>
                  <w:txbxContent>
                    <w:p w14:paraId="2C17D7EB" w14:textId="77777777" w:rsidR="006C47D2" w:rsidRPr="00F52691" w:rsidRDefault="006C47D2" w:rsidP="00C8621B">
                      <w:pPr>
                        <w:spacing w:line="240" w:lineRule="atLeast"/>
                      </w:pPr>
                      <w:r>
                        <w:rPr>
                          <w:sz w:val="24"/>
                        </w:rPr>
                        <w:t>–</w:t>
                      </w:r>
                    </w:p>
                  </w:txbxContent>
                </v:textbox>
              </v:shape>
            </w:pict>
          </mc:Fallback>
        </mc:AlternateContent>
      </w:r>
      <w:r w:rsidR="00F55A78">
        <w:rPr>
          <w:noProof/>
          <w:lang w:val="en-US"/>
        </w:rPr>
        <w:drawing>
          <wp:inline distT="0" distB="0" distL="0" distR="0" wp14:anchorId="3D4DE53A" wp14:editId="55A77DC5">
            <wp:extent cx="6120765" cy="467487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lab1.png"/>
                    <pic:cNvPicPr/>
                  </pic:nvPicPr>
                  <pic:blipFill>
                    <a:blip r:embed="rId12">
                      <a:extLst>
                        <a:ext uri="{28A0092B-C50C-407E-A947-70E740481C1C}">
                          <a14:useLocalDpi xmlns:a14="http://schemas.microsoft.com/office/drawing/2010/main" val="0"/>
                        </a:ext>
                      </a:extLst>
                    </a:blip>
                    <a:stretch>
                      <a:fillRect/>
                    </a:stretch>
                  </pic:blipFill>
                  <pic:spPr>
                    <a:xfrm>
                      <a:off x="0" y="0"/>
                      <a:ext cx="6120765" cy="4674870"/>
                    </a:xfrm>
                    <a:prstGeom prst="rect">
                      <a:avLst/>
                    </a:prstGeom>
                  </pic:spPr>
                </pic:pic>
              </a:graphicData>
            </a:graphic>
          </wp:inline>
        </w:drawing>
      </w:r>
    </w:p>
    <w:p w14:paraId="29AFC229" w14:textId="3B233A03" w:rsidR="00C22FDA" w:rsidRPr="001446D8" w:rsidRDefault="00C22FDA" w:rsidP="00CF05DC">
      <w:pPr>
        <w:pStyle w:val="Caption"/>
      </w:pPr>
      <w:r w:rsidRPr="001446D8">
        <w:t>Fig. 1.</w:t>
      </w:r>
      <w:r w:rsidR="00320C70">
        <w:t>1</w:t>
      </w:r>
      <w:r w:rsidRPr="001446D8">
        <w:t>: Första labor</w:t>
      </w:r>
      <w:r w:rsidR="00AC5242" w:rsidRPr="001446D8">
        <w:t>ationens delsystem</w:t>
      </w:r>
      <w:r w:rsidRPr="001446D8">
        <w:t>.</w:t>
      </w:r>
    </w:p>
    <w:p w14:paraId="44DC1B3A" w14:textId="77777777" w:rsidR="00C22FDA" w:rsidRPr="001446D8" w:rsidRDefault="00C22FDA" w:rsidP="00B415FD">
      <w:pPr>
        <w:pStyle w:val="Heading2"/>
      </w:pPr>
      <w:r w:rsidRPr="005E529C">
        <w:t>Förberedelseuppgifter</w:t>
      </w:r>
    </w:p>
    <w:p w14:paraId="120BC2AF" w14:textId="67BC1E2C" w:rsidR="00C22FDA" w:rsidRPr="00AA2169" w:rsidRDefault="000F486C" w:rsidP="00AA2169">
      <w:pPr>
        <w:pStyle w:val="List"/>
      </w:pPr>
      <w:r>
        <w:t>1</w:t>
      </w:r>
      <w:r w:rsidR="007771BA">
        <w:t>.1</w:t>
      </w:r>
      <w:r>
        <w:tab/>
      </w:r>
      <w:r w:rsidR="00C22FDA" w:rsidRPr="001446D8">
        <w:t xml:space="preserve">Studera </w:t>
      </w:r>
      <w:r w:rsidR="00AA2169">
        <w:t>a</w:t>
      </w:r>
      <w:r w:rsidR="0077679E" w:rsidRPr="00852F83">
        <w:rPr>
          <w:szCs w:val="24"/>
        </w:rPr>
        <w:t xml:space="preserve">vsnitt </w:t>
      </w:r>
      <w:r w:rsidR="008226A6" w:rsidRPr="00852F83">
        <w:rPr>
          <w:szCs w:val="24"/>
        </w:rPr>
        <w:t xml:space="preserve">2 </w:t>
      </w:r>
      <w:r w:rsidR="0077679E" w:rsidRPr="00852F83">
        <w:rPr>
          <w:szCs w:val="24"/>
        </w:rPr>
        <w:t xml:space="preserve">och 4.2 </w:t>
      </w:r>
      <w:r w:rsidR="008226A6" w:rsidRPr="00852F83">
        <w:rPr>
          <w:szCs w:val="24"/>
        </w:rPr>
        <w:t>i ”</w:t>
      </w:r>
      <w:r w:rsidR="00C22FDA" w:rsidRPr="00852F83">
        <w:rPr>
          <w:szCs w:val="24"/>
        </w:rPr>
        <w:t xml:space="preserve">DE1 </w:t>
      </w:r>
      <w:proofErr w:type="spellStart"/>
      <w:r w:rsidR="00C22FDA" w:rsidRPr="00852F83">
        <w:rPr>
          <w:szCs w:val="24"/>
        </w:rPr>
        <w:t>Development</w:t>
      </w:r>
      <w:proofErr w:type="spellEnd"/>
      <w:r w:rsidR="00C22FDA" w:rsidRPr="00852F83">
        <w:rPr>
          <w:szCs w:val="24"/>
        </w:rPr>
        <w:t xml:space="preserve"> and </w:t>
      </w:r>
      <w:proofErr w:type="spellStart"/>
      <w:r w:rsidR="00C22FDA" w:rsidRPr="00852F83">
        <w:rPr>
          <w:szCs w:val="24"/>
        </w:rPr>
        <w:t>Education</w:t>
      </w:r>
      <w:proofErr w:type="spellEnd"/>
      <w:r w:rsidR="00C22FDA" w:rsidRPr="00852F83">
        <w:rPr>
          <w:szCs w:val="24"/>
        </w:rPr>
        <w:t xml:space="preserve"> Board, </w:t>
      </w:r>
      <w:proofErr w:type="spellStart"/>
      <w:r w:rsidR="00C22FDA" w:rsidRPr="00852F83">
        <w:rPr>
          <w:szCs w:val="24"/>
        </w:rPr>
        <w:t>User</w:t>
      </w:r>
      <w:proofErr w:type="spellEnd"/>
      <w:r w:rsidR="00C22FDA" w:rsidRPr="00852F83">
        <w:rPr>
          <w:szCs w:val="24"/>
        </w:rPr>
        <w:t xml:space="preserve"> Manual”</w:t>
      </w:r>
      <w:r w:rsidR="008226A6" w:rsidRPr="00852F83">
        <w:rPr>
          <w:szCs w:val="24"/>
        </w:rPr>
        <w:t>.</w:t>
      </w:r>
    </w:p>
    <w:p w14:paraId="5834DF9E" w14:textId="10344DC5" w:rsidR="00C22FDA" w:rsidRPr="001446D8" w:rsidRDefault="007771BA" w:rsidP="000F486C">
      <w:pPr>
        <w:pStyle w:val="List"/>
      </w:pPr>
      <w:r>
        <w:t>1.2</w:t>
      </w:r>
      <w:r w:rsidR="000F486C">
        <w:tab/>
      </w:r>
      <w:r w:rsidR="00C22FDA" w:rsidRPr="001446D8">
        <w:t xml:space="preserve">Skriv </w:t>
      </w:r>
      <w:r w:rsidR="00F04CEA">
        <w:t xml:space="preserve">och simulera </w:t>
      </w:r>
      <w:r w:rsidR="00C22FDA" w:rsidRPr="001446D8">
        <w:t xml:space="preserve">VHDL-kod </w:t>
      </w:r>
      <w:r w:rsidR="000254A0" w:rsidRPr="001446D8">
        <w:t>som sammankopplar omkopplarna SW0 – SW9</w:t>
      </w:r>
      <w:r w:rsidR="00C22FDA" w:rsidRPr="001446D8">
        <w:t xml:space="preserve"> </w:t>
      </w:r>
      <w:r w:rsidR="000254A0" w:rsidRPr="001446D8">
        <w:t xml:space="preserve">med lysdioderna LEDR0 – LEDR9 </w:t>
      </w:r>
      <w:r w:rsidR="00C22FDA" w:rsidRPr="001446D8">
        <w:t xml:space="preserve">på </w:t>
      </w:r>
      <w:proofErr w:type="spellStart"/>
      <w:r w:rsidR="00C22FDA" w:rsidRPr="001446D8">
        <w:t>labkortet</w:t>
      </w:r>
      <w:proofErr w:type="spellEnd"/>
      <w:r w:rsidR="00C22FDA" w:rsidRPr="001446D8">
        <w:t xml:space="preserve"> DE1. </w:t>
      </w:r>
      <w:r w:rsidR="003E663A" w:rsidRPr="001446D8">
        <w:t>Lysdioderna LEDR0 – LEDR9</w:t>
      </w:r>
      <w:r w:rsidR="00C22FDA" w:rsidRPr="001446D8">
        <w:t xml:space="preserve"> skall tändas vid en etta på respektive omkopplare.</w:t>
      </w:r>
      <w:r w:rsidR="002852B4" w:rsidRPr="001446D8">
        <w:t xml:space="preserve"> </w:t>
      </w:r>
      <w:r w:rsidR="00DE663D">
        <w:t xml:space="preserve">Slå upp i dokumentationen vilka pinnar på </w:t>
      </w:r>
      <w:proofErr w:type="spellStart"/>
      <w:r w:rsidR="00DE663D">
        <w:t>labkortets</w:t>
      </w:r>
      <w:proofErr w:type="spellEnd"/>
      <w:r w:rsidR="00DE663D">
        <w:t xml:space="preserve"> FPGA-</w:t>
      </w:r>
      <w:proofErr w:type="spellStart"/>
      <w:r w:rsidR="00DE663D">
        <w:t>kretssom</w:t>
      </w:r>
      <w:proofErr w:type="spellEnd"/>
      <w:r w:rsidR="00DE663D">
        <w:t xml:space="preserve"> signalerna skall anslutas till.</w:t>
      </w:r>
    </w:p>
    <w:p w14:paraId="0DDE9F98" w14:textId="60205A9A" w:rsidR="00C22FDA" w:rsidRDefault="007771BA" w:rsidP="000F486C">
      <w:pPr>
        <w:pStyle w:val="List"/>
        <w:rPr>
          <w:ins w:id="86" w:author="Erik Agrell" w:date="2015-12-15T11:19:00Z"/>
        </w:rPr>
      </w:pPr>
      <w:r>
        <w:t>1.3</w:t>
      </w:r>
      <w:r w:rsidR="000F486C">
        <w:tab/>
      </w:r>
      <w:r w:rsidR="00C22FDA" w:rsidRPr="001446D8">
        <w:t>Skri</w:t>
      </w:r>
      <w:r w:rsidR="003E663A" w:rsidRPr="001446D8">
        <w:t xml:space="preserve">v </w:t>
      </w:r>
      <w:r w:rsidR="00DE663D">
        <w:t xml:space="preserve">och simulera </w:t>
      </w:r>
      <w:r w:rsidR="003E663A" w:rsidRPr="001446D8">
        <w:t xml:space="preserve">VHDL-kod för en </w:t>
      </w:r>
      <w:r w:rsidR="00C22FDA" w:rsidRPr="001446D8">
        <w:t xml:space="preserve">räknare </w:t>
      </w:r>
      <w:r w:rsidR="003E663A" w:rsidRPr="001446D8">
        <w:t xml:space="preserve">som delar ned en hög klockfrekvens till en </w:t>
      </w:r>
      <w:r w:rsidR="001446D8" w:rsidRPr="001446D8">
        <w:t xml:space="preserve">given lägre </w:t>
      </w:r>
      <w:r w:rsidR="003E663A" w:rsidRPr="001446D8">
        <w:t xml:space="preserve">frekvens. Den höga klockfrekvensen erhålls från den 50 MHz-klocksignal som finns tillgänglig på </w:t>
      </w:r>
      <w:proofErr w:type="spellStart"/>
      <w:r w:rsidR="003E663A" w:rsidRPr="001446D8">
        <w:t>labkortet</w:t>
      </w:r>
      <w:proofErr w:type="spellEnd"/>
      <w:r w:rsidR="003E663A" w:rsidRPr="001446D8">
        <w:t xml:space="preserve"> DE1. </w:t>
      </w:r>
      <w:r w:rsidR="00973A29" w:rsidRPr="001446D8">
        <w:t>Den låga frekvensen skall vara 1 Hz och utsignalen skall presenteras på lysdioden LEDR0.</w:t>
      </w:r>
      <w:r w:rsidR="002852B4" w:rsidRPr="001446D8">
        <w:t xml:space="preserve"> </w:t>
      </w:r>
      <w:r w:rsidR="00DE663D">
        <w:t xml:space="preserve">Slå upp i dokumentationen vilka pinnar på </w:t>
      </w:r>
      <w:proofErr w:type="spellStart"/>
      <w:r w:rsidR="00DE663D">
        <w:t>labkortets</w:t>
      </w:r>
      <w:proofErr w:type="spellEnd"/>
      <w:r w:rsidR="00DE663D">
        <w:t xml:space="preserve"> FPGA-</w:t>
      </w:r>
      <w:proofErr w:type="spellStart"/>
      <w:r w:rsidR="00DE663D">
        <w:t>kretssom</w:t>
      </w:r>
      <w:proofErr w:type="spellEnd"/>
      <w:r w:rsidR="00DE663D">
        <w:t xml:space="preserve"> signalerna skall anslutas till.</w:t>
      </w:r>
    </w:p>
    <w:p w14:paraId="7E9A8B0A" w14:textId="09D4FB3E" w:rsidR="00563645" w:rsidRPr="001446D8" w:rsidRDefault="00563645" w:rsidP="000F486C">
      <w:pPr>
        <w:pStyle w:val="List"/>
      </w:pPr>
      <w:ins w:id="87" w:author="Erik Agrell" w:date="2015-12-15T11:19:00Z">
        <w:r>
          <w:t>1.4</w:t>
        </w:r>
        <w:r>
          <w:tab/>
          <w:t xml:space="preserve">par 2 </w:t>
        </w:r>
        <w:proofErr w:type="spellStart"/>
        <w:r>
          <w:t>serial</w:t>
        </w:r>
      </w:ins>
      <w:proofErr w:type="spellEnd"/>
    </w:p>
    <w:p w14:paraId="1DD88A5F" w14:textId="77777777" w:rsidR="00C22FDA" w:rsidRPr="001446D8" w:rsidRDefault="00C22FDA" w:rsidP="00B415FD">
      <w:pPr>
        <w:pStyle w:val="Heading2"/>
      </w:pPr>
      <w:r w:rsidRPr="001446D8">
        <w:lastRenderedPageBreak/>
        <w:t>Utförande</w:t>
      </w:r>
    </w:p>
    <w:p w14:paraId="17410F25" w14:textId="60C99C96" w:rsidR="00C22FDA" w:rsidRPr="001446D8" w:rsidRDefault="00C22FDA" w:rsidP="00C22FDA">
      <w:pPr>
        <w:spacing w:line="240" w:lineRule="atLeast"/>
        <w:rPr>
          <w:sz w:val="24"/>
        </w:rPr>
      </w:pPr>
      <w:r w:rsidRPr="001446D8">
        <w:rPr>
          <w:sz w:val="24"/>
        </w:rPr>
        <w:t xml:space="preserve">Logga in på </w:t>
      </w:r>
      <w:proofErr w:type="spellStart"/>
      <w:r w:rsidRPr="001446D8">
        <w:rPr>
          <w:sz w:val="24"/>
        </w:rPr>
        <w:t>labdatorn</w:t>
      </w:r>
      <w:proofErr w:type="spellEnd"/>
      <w:r w:rsidRPr="001446D8">
        <w:rPr>
          <w:sz w:val="24"/>
        </w:rPr>
        <w:t xml:space="preserve"> enligt instruktioner på </w:t>
      </w:r>
      <w:proofErr w:type="spellStart"/>
      <w:r w:rsidRPr="001446D8">
        <w:rPr>
          <w:sz w:val="24"/>
        </w:rPr>
        <w:t>labplatsen</w:t>
      </w:r>
      <w:proofErr w:type="spellEnd"/>
      <w:r w:rsidRPr="001446D8">
        <w:rPr>
          <w:sz w:val="24"/>
        </w:rPr>
        <w:t xml:space="preserve">. Skapa en egen katalog för samtliga nya projekt i ”My </w:t>
      </w:r>
      <w:proofErr w:type="spellStart"/>
      <w:r w:rsidRPr="001446D8">
        <w:rPr>
          <w:sz w:val="24"/>
        </w:rPr>
        <w:t>Documents</w:t>
      </w:r>
      <w:proofErr w:type="spellEnd"/>
      <w:r w:rsidRPr="001446D8">
        <w:rPr>
          <w:sz w:val="24"/>
        </w:rPr>
        <w:t>”</w:t>
      </w:r>
      <w:r w:rsidR="00C50C24">
        <w:rPr>
          <w:sz w:val="24"/>
        </w:rPr>
        <w:t xml:space="preserve"> </w:t>
      </w:r>
      <w:r w:rsidRPr="001446D8">
        <w:rPr>
          <w:sz w:val="24"/>
        </w:rPr>
        <w:t xml:space="preserve">i </w:t>
      </w:r>
      <w:proofErr w:type="spellStart"/>
      <w:r w:rsidRPr="001446D8">
        <w:rPr>
          <w:sz w:val="24"/>
        </w:rPr>
        <w:t>labdatorn</w:t>
      </w:r>
      <w:proofErr w:type="spellEnd"/>
      <w:r w:rsidRPr="001446D8">
        <w:rPr>
          <w:sz w:val="24"/>
        </w:rPr>
        <w:t>. Skapa i denna</w:t>
      </w:r>
      <w:r w:rsidR="00C50C24">
        <w:rPr>
          <w:sz w:val="24"/>
        </w:rPr>
        <w:t xml:space="preserve"> </w:t>
      </w:r>
      <w:r w:rsidRPr="001446D8">
        <w:rPr>
          <w:sz w:val="24"/>
        </w:rPr>
        <w:t xml:space="preserve">katalog också en ny katalog för just detta nya projekt. Starta programvaran </w:t>
      </w:r>
      <w:proofErr w:type="spellStart"/>
      <w:r w:rsidRPr="001446D8">
        <w:rPr>
          <w:sz w:val="24"/>
        </w:rPr>
        <w:t>Quartus</w:t>
      </w:r>
      <w:proofErr w:type="spellEnd"/>
      <w:r w:rsidRPr="001446D8">
        <w:rPr>
          <w:sz w:val="24"/>
        </w:rPr>
        <w:t xml:space="preserve"> II. Starta ett nytt projekt med ”New Project </w:t>
      </w:r>
      <w:proofErr w:type="spellStart"/>
      <w:r w:rsidRPr="001446D8">
        <w:rPr>
          <w:sz w:val="24"/>
        </w:rPr>
        <w:t>Wizard</w:t>
      </w:r>
      <w:proofErr w:type="spellEnd"/>
      <w:r w:rsidRPr="001446D8">
        <w:rPr>
          <w:sz w:val="24"/>
        </w:rPr>
        <w:t>” och ange din nyskapade projektkatalog som hemkatalog för det nya projektet. Namnge det nya projektet och låt detta namn också vara namnet på den högsta entiteten. Klicka vidare utan att inkludera gamla filer. Som kretsfamilj och typ ange följande:</w:t>
      </w:r>
    </w:p>
    <w:p w14:paraId="35EEAD7F" w14:textId="685491D2" w:rsidR="00C22FDA" w:rsidRPr="001446D8" w:rsidRDefault="00193DD2" w:rsidP="00C22FDA">
      <w:pPr>
        <w:spacing w:line="240" w:lineRule="atLeast"/>
        <w:rPr>
          <w:sz w:val="24"/>
          <w:lang w:val="en-GB"/>
        </w:rPr>
      </w:pPr>
      <w:r w:rsidRPr="00852F83">
        <w:rPr>
          <w:sz w:val="24"/>
        </w:rPr>
        <w:tab/>
      </w:r>
      <w:r w:rsidR="00C22FDA" w:rsidRPr="001446D8">
        <w:rPr>
          <w:sz w:val="24"/>
          <w:lang w:val="en-GB"/>
        </w:rPr>
        <w:t>Family: ”Cyclone II”</w:t>
      </w:r>
    </w:p>
    <w:p w14:paraId="2082BDAD" w14:textId="0F6B0906" w:rsidR="00C22FDA" w:rsidRPr="001446D8" w:rsidRDefault="00193DD2" w:rsidP="00C22FDA">
      <w:pPr>
        <w:spacing w:line="240" w:lineRule="atLeast"/>
        <w:rPr>
          <w:sz w:val="24"/>
          <w:lang w:val="en-GB"/>
        </w:rPr>
      </w:pPr>
      <w:r>
        <w:rPr>
          <w:sz w:val="24"/>
          <w:lang w:val="en-GB"/>
        </w:rPr>
        <w:tab/>
      </w:r>
      <w:r w:rsidR="00C22FDA" w:rsidRPr="001446D8">
        <w:rPr>
          <w:sz w:val="24"/>
          <w:lang w:val="en-GB"/>
        </w:rPr>
        <w:t>Device: ”EP2C20F484C7”</w:t>
      </w:r>
    </w:p>
    <w:p w14:paraId="52B355D6" w14:textId="77777777" w:rsidR="00C22FDA" w:rsidRPr="001446D8" w:rsidRDefault="00C22FDA" w:rsidP="00C22FDA">
      <w:pPr>
        <w:spacing w:line="240" w:lineRule="atLeast"/>
        <w:rPr>
          <w:sz w:val="24"/>
        </w:rPr>
      </w:pPr>
      <w:r w:rsidRPr="001446D8">
        <w:rPr>
          <w:sz w:val="24"/>
        </w:rPr>
        <w:t xml:space="preserve">Klicka vidare och avsluta ”New Project </w:t>
      </w:r>
      <w:proofErr w:type="spellStart"/>
      <w:r w:rsidRPr="001446D8">
        <w:rPr>
          <w:sz w:val="24"/>
        </w:rPr>
        <w:t>Wizard</w:t>
      </w:r>
      <w:proofErr w:type="spellEnd"/>
      <w:r w:rsidRPr="001446D8">
        <w:rPr>
          <w:sz w:val="24"/>
        </w:rPr>
        <w:t>”.</w:t>
      </w:r>
    </w:p>
    <w:p w14:paraId="44F0D13A" w14:textId="77777777" w:rsidR="00C22FDA" w:rsidRPr="001446D8" w:rsidRDefault="00C22FDA" w:rsidP="00C22FDA">
      <w:pPr>
        <w:spacing w:line="240" w:lineRule="atLeast"/>
        <w:rPr>
          <w:sz w:val="24"/>
        </w:rPr>
      </w:pPr>
    </w:p>
    <w:p w14:paraId="659779C8" w14:textId="7A15692F" w:rsidR="00C22FDA" w:rsidRPr="001446D8" w:rsidRDefault="00C22FDA" w:rsidP="00C22FDA">
      <w:pPr>
        <w:spacing w:line="240" w:lineRule="atLeast"/>
        <w:rPr>
          <w:sz w:val="24"/>
        </w:rPr>
      </w:pPr>
      <w:r w:rsidRPr="001446D8">
        <w:rPr>
          <w:sz w:val="24"/>
        </w:rPr>
        <w:t>Klicka på ”</w:t>
      </w:r>
      <w:proofErr w:type="spellStart"/>
      <w:r w:rsidRPr="001446D8">
        <w:rPr>
          <w:sz w:val="24"/>
        </w:rPr>
        <w:t>File</w:t>
      </w:r>
      <w:proofErr w:type="spellEnd"/>
      <w:r w:rsidRPr="001446D8">
        <w:rPr>
          <w:sz w:val="24"/>
        </w:rPr>
        <w:t xml:space="preserve">” &gt; ”New” och välj ”VHDL </w:t>
      </w:r>
      <w:proofErr w:type="spellStart"/>
      <w:r w:rsidRPr="001446D8">
        <w:rPr>
          <w:sz w:val="24"/>
        </w:rPr>
        <w:t>File</w:t>
      </w:r>
      <w:proofErr w:type="spellEnd"/>
      <w:r w:rsidRPr="001446D8">
        <w:rPr>
          <w:sz w:val="24"/>
        </w:rPr>
        <w:t xml:space="preserve">” som filtyp. Vi startar med VHDL-koden för att styra </w:t>
      </w:r>
      <w:r w:rsidR="000254A0" w:rsidRPr="001446D8">
        <w:rPr>
          <w:sz w:val="24"/>
        </w:rPr>
        <w:t>lysdioderna</w:t>
      </w:r>
      <w:r w:rsidRPr="001446D8">
        <w:rPr>
          <w:sz w:val="24"/>
        </w:rPr>
        <w:t xml:space="preserve"> från </w:t>
      </w:r>
      <w:proofErr w:type="spellStart"/>
      <w:r w:rsidRPr="001446D8">
        <w:rPr>
          <w:sz w:val="24"/>
        </w:rPr>
        <w:t>labkortets</w:t>
      </w:r>
      <w:proofErr w:type="spellEnd"/>
      <w:r w:rsidRPr="001446D8">
        <w:rPr>
          <w:sz w:val="24"/>
        </w:rPr>
        <w:t xml:space="preserve"> omko</w:t>
      </w:r>
      <w:r w:rsidR="000254A0" w:rsidRPr="001446D8">
        <w:rPr>
          <w:sz w:val="24"/>
        </w:rPr>
        <w:t xml:space="preserve">pplare. Se förberedelseuppgift </w:t>
      </w:r>
      <w:r w:rsidR="007771BA">
        <w:rPr>
          <w:sz w:val="24"/>
        </w:rPr>
        <w:t>1.</w:t>
      </w:r>
      <w:r w:rsidR="000254A0" w:rsidRPr="001446D8">
        <w:rPr>
          <w:sz w:val="24"/>
        </w:rPr>
        <w:t>2</w:t>
      </w:r>
      <w:r w:rsidRPr="001446D8">
        <w:rPr>
          <w:sz w:val="24"/>
        </w:rPr>
        <w:t xml:space="preserve">. Du kan kopiera ned din VHDL-kod om du har tillgång till den som textfil. Annars skrivs koden direkt i det nya fönstret. Efter det att filen sparats kan den kompileras. Det är viktigt att filnamnet stämmer med namnet på </w:t>
      </w:r>
      <w:proofErr w:type="spellStart"/>
      <w:r w:rsidRPr="001446D8">
        <w:rPr>
          <w:sz w:val="24"/>
        </w:rPr>
        <w:t>entity</w:t>
      </w:r>
      <w:proofErr w:type="spellEnd"/>
      <w:r w:rsidRPr="001446D8">
        <w:rPr>
          <w:sz w:val="24"/>
        </w:rPr>
        <w:t xml:space="preserve">-delen i VHDL-koden. </w:t>
      </w:r>
      <w:r w:rsidR="00C51F08">
        <w:rPr>
          <w:sz w:val="24"/>
        </w:rPr>
        <w:t>Högerklicka på din VHDL-fil i ”Project Navigator” och välj ”Set as Top-</w:t>
      </w:r>
      <w:proofErr w:type="spellStart"/>
      <w:r w:rsidR="00C51F08">
        <w:rPr>
          <w:sz w:val="24"/>
        </w:rPr>
        <w:t>Level</w:t>
      </w:r>
      <w:proofErr w:type="spellEnd"/>
      <w:r w:rsidR="00C51F08">
        <w:rPr>
          <w:sz w:val="24"/>
        </w:rPr>
        <w:t xml:space="preserve"> </w:t>
      </w:r>
      <w:proofErr w:type="spellStart"/>
      <w:r w:rsidR="00C51F08">
        <w:rPr>
          <w:sz w:val="24"/>
        </w:rPr>
        <w:t>Entity</w:t>
      </w:r>
      <w:proofErr w:type="spellEnd"/>
      <w:r w:rsidR="00C51F08">
        <w:rPr>
          <w:sz w:val="24"/>
        </w:rPr>
        <w:t xml:space="preserve">”. </w:t>
      </w:r>
      <w:r w:rsidRPr="001446D8">
        <w:rPr>
          <w:sz w:val="24"/>
        </w:rPr>
        <w:t xml:space="preserve">Kompilera koden genom att klicka på ”Start </w:t>
      </w:r>
      <w:proofErr w:type="spellStart"/>
      <w:r w:rsidRPr="001446D8">
        <w:rPr>
          <w:sz w:val="24"/>
        </w:rPr>
        <w:t>Compilation</w:t>
      </w:r>
      <w:proofErr w:type="spellEnd"/>
      <w:r w:rsidRPr="001446D8">
        <w:rPr>
          <w:sz w:val="24"/>
        </w:rPr>
        <w:t xml:space="preserve">”. Rätta till eventuella fel till dess att kompilatorn är nöjd. </w:t>
      </w:r>
    </w:p>
    <w:p w14:paraId="7F27D414" w14:textId="77777777" w:rsidR="00C22FDA" w:rsidRPr="001446D8" w:rsidRDefault="00C22FDA" w:rsidP="00C22FDA">
      <w:pPr>
        <w:spacing w:line="240" w:lineRule="atLeast"/>
        <w:rPr>
          <w:sz w:val="24"/>
        </w:rPr>
      </w:pPr>
    </w:p>
    <w:p w14:paraId="36000F15" w14:textId="63ED422F" w:rsidR="00C22FDA" w:rsidRPr="001446D8" w:rsidRDefault="00C22FDA" w:rsidP="00DA2BE0">
      <w:pPr>
        <w:pStyle w:val="BodyText"/>
      </w:pPr>
      <w:r w:rsidRPr="001446D8">
        <w:t xml:space="preserve">För att koppla ihop </w:t>
      </w:r>
      <w:r w:rsidR="00DE663D">
        <w:t xml:space="preserve">VHDL-kodens </w:t>
      </w:r>
      <w:r w:rsidRPr="001446D8">
        <w:t>in- och ut</w:t>
      </w:r>
      <w:r w:rsidR="00DE663D">
        <w:t>signaler</w:t>
      </w:r>
      <w:r w:rsidRPr="001446D8">
        <w:t xml:space="preserve"> med rätt ben på kretsen används ”Pin </w:t>
      </w:r>
      <w:proofErr w:type="spellStart"/>
      <w:r w:rsidRPr="001446D8">
        <w:t>Planner</w:t>
      </w:r>
      <w:proofErr w:type="spellEnd"/>
      <w:r w:rsidRPr="001446D8">
        <w:t>” som finns under ”</w:t>
      </w:r>
      <w:proofErr w:type="spellStart"/>
      <w:r w:rsidRPr="001446D8">
        <w:t>Assignments</w:t>
      </w:r>
      <w:proofErr w:type="spellEnd"/>
      <w:r w:rsidRPr="001446D8">
        <w:t>”.</w:t>
      </w:r>
      <w:r w:rsidR="00C50C24">
        <w:t xml:space="preserve"> </w:t>
      </w:r>
      <w:r w:rsidRPr="001446D8">
        <w:t>För varje in- och utgång klickar man i rutan ”</w:t>
      </w:r>
      <w:proofErr w:type="spellStart"/>
      <w:r w:rsidRPr="001446D8">
        <w:t>Location</w:t>
      </w:r>
      <w:proofErr w:type="spellEnd"/>
      <w:r w:rsidRPr="001446D8">
        <w:t xml:space="preserve">” och bläddrar fram rätt ben på kretsen. Alla </w:t>
      </w:r>
      <w:r w:rsidR="00DE663D">
        <w:t xml:space="preserve">anslutningar </w:t>
      </w:r>
      <w:r w:rsidRPr="001446D8">
        <w:t xml:space="preserve">finns beskrivna i manualen “DE1 </w:t>
      </w:r>
      <w:proofErr w:type="spellStart"/>
      <w:r w:rsidRPr="001446D8">
        <w:t>Development</w:t>
      </w:r>
      <w:proofErr w:type="spellEnd"/>
      <w:r w:rsidRPr="001446D8">
        <w:t xml:space="preserve"> and </w:t>
      </w:r>
      <w:proofErr w:type="spellStart"/>
      <w:r w:rsidRPr="001446D8">
        <w:t>Education</w:t>
      </w:r>
      <w:proofErr w:type="spellEnd"/>
      <w:r w:rsidRPr="001446D8">
        <w:t xml:space="preserve"> Board, </w:t>
      </w:r>
      <w:proofErr w:type="spellStart"/>
      <w:r w:rsidRPr="001446D8">
        <w:t>User</w:t>
      </w:r>
      <w:proofErr w:type="spellEnd"/>
      <w:r w:rsidRPr="001446D8">
        <w:t xml:space="preserve"> Manual”. </w:t>
      </w:r>
      <w:r w:rsidR="00DE663D">
        <w:t xml:space="preserve">Av denna manual framgår vilka pinnar på FPGA-kretsen som är anslutna till speciell hårdvara, såsom </w:t>
      </w:r>
      <w:proofErr w:type="spellStart"/>
      <w:r w:rsidR="00DE663D">
        <w:t>LEDer</w:t>
      </w:r>
      <w:proofErr w:type="spellEnd"/>
      <w:r w:rsidR="00DE663D">
        <w:t xml:space="preserve"> eller omkopplare. </w:t>
      </w:r>
      <w:r w:rsidR="005D2392" w:rsidRPr="001446D8">
        <w:t xml:space="preserve">Pinprogrammeringen kan förenklas genom att göra en pinplanering i exempelvis Excel, kopiera en hel kolumn och </w:t>
      </w:r>
      <w:r w:rsidR="003237ED">
        <w:t>klistra in i kolumnen ”</w:t>
      </w:r>
      <w:proofErr w:type="spellStart"/>
      <w:r w:rsidR="003237ED">
        <w:t>Location</w:t>
      </w:r>
      <w:proofErr w:type="spellEnd"/>
      <w:r w:rsidR="003237ED">
        <w:t>”</w:t>
      </w:r>
      <w:r w:rsidR="005D2392" w:rsidRPr="001446D8">
        <w:t xml:space="preserve">. Efter pinprogrammeringen skall programmet kompileras ytterligare en gång. </w:t>
      </w:r>
      <w:r w:rsidRPr="001446D8">
        <w:t xml:space="preserve">Om </w:t>
      </w:r>
      <w:r w:rsidR="005D2392" w:rsidRPr="001446D8">
        <w:t>kompilatorn är nöjd är det sedan dags att programmera kretsen</w:t>
      </w:r>
      <w:r w:rsidRPr="001446D8">
        <w:t>.</w:t>
      </w:r>
    </w:p>
    <w:p w14:paraId="3B4F705F" w14:textId="77777777" w:rsidR="00C22FDA" w:rsidRPr="001446D8" w:rsidRDefault="00C22FDA" w:rsidP="00C22FDA">
      <w:pPr>
        <w:spacing w:line="240" w:lineRule="atLeast"/>
        <w:rPr>
          <w:sz w:val="24"/>
        </w:rPr>
      </w:pPr>
    </w:p>
    <w:p w14:paraId="7196BAE2" w14:textId="77777777" w:rsidR="00C22FDA" w:rsidRPr="001446D8" w:rsidRDefault="00C22FDA" w:rsidP="00C22FDA">
      <w:pPr>
        <w:spacing w:line="240" w:lineRule="atLeast"/>
        <w:rPr>
          <w:sz w:val="24"/>
        </w:rPr>
      </w:pPr>
      <w:r w:rsidRPr="001446D8">
        <w:rPr>
          <w:sz w:val="24"/>
        </w:rPr>
        <w:t xml:space="preserve">Koppla in </w:t>
      </w:r>
      <w:proofErr w:type="spellStart"/>
      <w:r w:rsidRPr="001446D8">
        <w:rPr>
          <w:sz w:val="24"/>
        </w:rPr>
        <w:t>labkortet</w:t>
      </w:r>
      <w:proofErr w:type="spellEnd"/>
      <w:r w:rsidRPr="001446D8">
        <w:rPr>
          <w:sz w:val="24"/>
        </w:rPr>
        <w:t xml:space="preserve"> till en USB-ingång på </w:t>
      </w:r>
      <w:proofErr w:type="spellStart"/>
      <w:r w:rsidRPr="001446D8">
        <w:rPr>
          <w:sz w:val="24"/>
        </w:rPr>
        <w:t>labdatorn</w:t>
      </w:r>
      <w:proofErr w:type="spellEnd"/>
      <w:r w:rsidRPr="001446D8">
        <w:rPr>
          <w:sz w:val="24"/>
        </w:rPr>
        <w:t xml:space="preserve">. Om drivrutinerna inte är aktiverade kommer det upp ett fönster för att göra en installation av drivrutinerna. Drivrutinerna finns i </w:t>
      </w:r>
      <w:proofErr w:type="spellStart"/>
      <w:r w:rsidRPr="001446D8">
        <w:rPr>
          <w:sz w:val="24"/>
        </w:rPr>
        <w:t>labdatorn</w:t>
      </w:r>
      <w:proofErr w:type="spellEnd"/>
      <w:r w:rsidRPr="001446D8">
        <w:rPr>
          <w:sz w:val="24"/>
        </w:rPr>
        <w:t xml:space="preserve"> enligt instruktioner på </w:t>
      </w:r>
      <w:proofErr w:type="spellStart"/>
      <w:r w:rsidRPr="001446D8">
        <w:rPr>
          <w:sz w:val="24"/>
        </w:rPr>
        <w:t>labplatsen</w:t>
      </w:r>
      <w:proofErr w:type="spellEnd"/>
      <w:r w:rsidRPr="001446D8">
        <w:rPr>
          <w:sz w:val="24"/>
        </w:rPr>
        <w:t>. Starta programmeringen genom att under ”Tools” klicka på ”</w:t>
      </w:r>
      <w:proofErr w:type="spellStart"/>
      <w:r w:rsidRPr="001446D8">
        <w:rPr>
          <w:sz w:val="24"/>
        </w:rPr>
        <w:t>Programmer</w:t>
      </w:r>
      <w:proofErr w:type="spellEnd"/>
      <w:r w:rsidRPr="001446D8">
        <w:rPr>
          <w:sz w:val="24"/>
        </w:rPr>
        <w:t>”. Vi skall använda JTAG-länken med hjälp av hårdvaran ”USB Blaster Hardware”. Är drivrutinerna installerade skall det gå att välja dessa alternativ i det nya fönstret. Klicka på projektets *.</w:t>
      </w:r>
      <w:proofErr w:type="spellStart"/>
      <w:r w:rsidRPr="001446D8">
        <w:rPr>
          <w:sz w:val="24"/>
        </w:rPr>
        <w:t>sof</w:t>
      </w:r>
      <w:proofErr w:type="spellEnd"/>
      <w:r w:rsidRPr="001446D8">
        <w:rPr>
          <w:sz w:val="24"/>
        </w:rPr>
        <w:t>-fil och markera rutan ”Program/</w:t>
      </w:r>
      <w:proofErr w:type="spellStart"/>
      <w:r w:rsidRPr="001446D8">
        <w:rPr>
          <w:sz w:val="24"/>
        </w:rPr>
        <w:t>Configure</w:t>
      </w:r>
      <w:proofErr w:type="spellEnd"/>
      <w:r w:rsidRPr="001446D8">
        <w:rPr>
          <w:sz w:val="24"/>
        </w:rPr>
        <w:t xml:space="preserve">”. Om allt stämmer skall det nu gå att klicka på ”Start”-knappen och programmera </w:t>
      </w:r>
      <w:proofErr w:type="spellStart"/>
      <w:r w:rsidRPr="001446D8">
        <w:rPr>
          <w:sz w:val="24"/>
        </w:rPr>
        <w:t>labkortet</w:t>
      </w:r>
      <w:proofErr w:type="spellEnd"/>
      <w:r w:rsidRPr="001446D8">
        <w:rPr>
          <w:sz w:val="24"/>
        </w:rPr>
        <w:t>.</w:t>
      </w:r>
    </w:p>
    <w:p w14:paraId="3E8C7028" w14:textId="77777777" w:rsidR="00C22FDA" w:rsidRPr="001446D8" w:rsidRDefault="00C22FDA" w:rsidP="00C22FDA">
      <w:pPr>
        <w:spacing w:line="240" w:lineRule="atLeast"/>
        <w:rPr>
          <w:sz w:val="24"/>
        </w:rPr>
      </w:pPr>
    </w:p>
    <w:p w14:paraId="2CB77258" w14:textId="15A14BC4" w:rsidR="00C22FDA" w:rsidRDefault="00291314" w:rsidP="00C22FDA">
      <w:pPr>
        <w:spacing w:line="240" w:lineRule="atLeast"/>
        <w:rPr>
          <w:ins w:id="88" w:author="Erik Agrell" w:date="2015-12-15T11:19:00Z"/>
          <w:sz w:val="24"/>
        </w:rPr>
      </w:pPr>
      <w:r w:rsidRPr="00C67CFC">
        <w:rPr>
          <w:noProof/>
          <w:sz w:val="24"/>
          <w:lang w:val="en-US"/>
        </w:rPr>
        <w:drawing>
          <wp:anchor distT="0" distB="0" distL="114300" distR="114300" simplePos="0" relativeHeight="251671040" behindDoc="0" locked="0" layoutInCell="1" allowOverlap="1" wp14:anchorId="75C97C15" wp14:editId="0136192C">
            <wp:simplePos x="0" y="0"/>
            <wp:positionH relativeFrom="column">
              <wp:posOffset>5160645</wp:posOffset>
            </wp:positionH>
            <wp:positionV relativeFrom="paragraph">
              <wp:posOffset>483870</wp:posOffset>
            </wp:positionV>
            <wp:extent cx="815340" cy="8153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13">
                      <a:extLst>
                        <a:ext uri="{28A0092B-C50C-407E-A947-70E740481C1C}">
                          <a14:useLocalDpi xmlns:a14="http://schemas.microsoft.com/office/drawing/2010/main" val="0"/>
                        </a:ext>
                      </a:extLst>
                    </a:blip>
                    <a:stretch>
                      <a:fillRect/>
                    </a:stretch>
                  </pic:blipFill>
                  <pic:spPr>
                    <a:xfrm>
                      <a:off x="0" y="0"/>
                      <a:ext cx="815340" cy="8153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00C22FDA" w:rsidRPr="001446D8">
        <w:rPr>
          <w:sz w:val="24"/>
        </w:rPr>
        <w:t>Labkortet</w:t>
      </w:r>
      <w:proofErr w:type="spellEnd"/>
      <w:r w:rsidR="00C22FDA" w:rsidRPr="001446D8">
        <w:rPr>
          <w:sz w:val="24"/>
        </w:rPr>
        <w:t xml:space="preserve"> reagerar inom någon sekund på den nya programmeringen och det nya programmet kan testas. Kontrollera at</w:t>
      </w:r>
      <w:r w:rsidR="005511F3" w:rsidRPr="001446D8">
        <w:rPr>
          <w:sz w:val="24"/>
        </w:rPr>
        <w:t>t alla lysdioderna LEDR0 – LEDR9</w:t>
      </w:r>
      <w:r w:rsidR="00C22FDA" w:rsidRPr="001446D8">
        <w:rPr>
          <w:sz w:val="24"/>
        </w:rPr>
        <w:t xml:space="preserve"> kan</w:t>
      </w:r>
      <w:r w:rsidR="005511F3" w:rsidRPr="001446D8">
        <w:rPr>
          <w:sz w:val="24"/>
        </w:rPr>
        <w:t xml:space="preserve"> styras av omkopplarna SW0 – SW9</w:t>
      </w:r>
      <w:r w:rsidR="00C22FDA" w:rsidRPr="001446D8">
        <w:rPr>
          <w:sz w:val="24"/>
        </w:rPr>
        <w:t xml:space="preserve">. </w:t>
      </w:r>
    </w:p>
    <w:p w14:paraId="74A463F9" w14:textId="77777777" w:rsidR="00563645" w:rsidRDefault="00563645" w:rsidP="00C22FDA">
      <w:pPr>
        <w:spacing w:line="240" w:lineRule="atLeast"/>
        <w:rPr>
          <w:ins w:id="89" w:author="Erik Agrell" w:date="2015-12-15T11:19:00Z"/>
          <w:sz w:val="24"/>
        </w:rPr>
      </w:pPr>
    </w:p>
    <w:p w14:paraId="619C34DA" w14:textId="40A47087" w:rsidR="00563645" w:rsidRDefault="00563645" w:rsidP="00C22FDA">
      <w:pPr>
        <w:spacing w:line="240" w:lineRule="atLeast"/>
        <w:rPr>
          <w:sz w:val="24"/>
        </w:rPr>
      </w:pPr>
      <w:proofErr w:type="spellStart"/>
      <w:ins w:id="90" w:author="Erik Agrell" w:date="2015-12-15T11:19:00Z">
        <w:r>
          <w:rPr>
            <w:sz w:val="24"/>
          </w:rPr>
          <w:t>parallel</w:t>
        </w:r>
        <w:proofErr w:type="spellEnd"/>
        <w:r>
          <w:rPr>
            <w:sz w:val="24"/>
          </w:rPr>
          <w:t xml:space="preserve"> </w:t>
        </w:r>
        <w:proofErr w:type="spellStart"/>
        <w:r>
          <w:rPr>
            <w:sz w:val="24"/>
          </w:rPr>
          <w:t>to</w:t>
        </w:r>
        <w:proofErr w:type="spellEnd"/>
        <w:r>
          <w:rPr>
            <w:sz w:val="24"/>
          </w:rPr>
          <w:t xml:space="preserve"> </w:t>
        </w:r>
        <w:proofErr w:type="spellStart"/>
        <w:r>
          <w:rPr>
            <w:sz w:val="24"/>
          </w:rPr>
          <w:t>serial</w:t>
        </w:r>
        <w:proofErr w:type="spellEnd"/>
        <w:r>
          <w:rPr>
            <w:sz w:val="24"/>
          </w:rPr>
          <w:t xml:space="preserve"> check</w:t>
        </w:r>
      </w:ins>
    </w:p>
    <w:p w14:paraId="1D95C778" w14:textId="77777777" w:rsidR="00291314" w:rsidRDefault="00291314" w:rsidP="00C22FDA">
      <w:pPr>
        <w:spacing w:line="240" w:lineRule="atLeast"/>
        <w:rPr>
          <w:sz w:val="24"/>
        </w:rPr>
      </w:pPr>
    </w:p>
    <w:p w14:paraId="161213B3" w14:textId="2CAE534D" w:rsidR="00291314" w:rsidRPr="001446D8" w:rsidRDefault="00291314" w:rsidP="00C22FDA">
      <w:pPr>
        <w:spacing w:line="240" w:lineRule="atLeast"/>
        <w:rPr>
          <w:sz w:val="24"/>
        </w:rPr>
      </w:pPr>
      <w:proofErr w:type="spellStart"/>
      <w:r w:rsidRPr="00C67CFC">
        <w:rPr>
          <w:b/>
          <w:sz w:val="24"/>
        </w:rPr>
        <w:t>Checkpoint</w:t>
      </w:r>
      <w:proofErr w:type="spellEnd"/>
      <w:r w:rsidRPr="00C67CFC">
        <w:rPr>
          <w:b/>
          <w:sz w:val="24"/>
        </w:rPr>
        <w:t xml:space="preserve">. </w:t>
      </w:r>
      <w:r>
        <w:rPr>
          <w:sz w:val="24"/>
        </w:rPr>
        <w:t>Demonstrera funktionen för assistenten.</w:t>
      </w:r>
    </w:p>
    <w:p w14:paraId="14AA5C35" w14:textId="77777777" w:rsidR="00C22FDA" w:rsidRPr="001446D8" w:rsidRDefault="00C22FDA" w:rsidP="00C22FDA">
      <w:pPr>
        <w:spacing w:line="240" w:lineRule="atLeast"/>
        <w:rPr>
          <w:sz w:val="24"/>
        </w:rPr>
      </w:pPr>
    </w:p>
    <w:p w14:paraId="66A0269B" w14:textId="3CF726C4" w:rsidR="00C22FDA" w:rsidRPr="001446D8" w:rsidRDefault="00C22FDA" w:rsidP="00C22FDA">
      <w:pPr>
        <w:spacing w:line="240" w:lineRule="atLeast"/>
        <w:rPr>
          <w:sz w:val="24"/>
        </w:rPr>
      </w:pPr>
      <w:r w:rsidRPr="001446D8">
        <w:rPr>
          <w:sz w:val="24"/>
        </w:rPr>
        <w:t>Starta ett nytt proj</w:t>
      </w:r>
      <w:r w:rsidR="002852B4" w:rsidRPr="001446D8">
        <w:rPr>
          <w:sz w:val="24"/>
        </w:rPr>
        <w:t xml:space="preserve">ekt för programmeringen av </w:t>
      </w:r>
      <w:r w:rsidRPr="001446D8">
        <w:rPr>
          <w:sz w:val="24"/>
        </w:rPr>
        <w:t>räknaren. Efter nedladd</w:t>
      </w:r>
      <w:r w:rsidR="002852B4" w:rsidRPr="001446D8">
        <w:rPr>
          <w:sz w:val="24"/>
        </w:rPr>
        <w:t>ning kan utsignalerna studeras på lysdioden LEDR0</w:t>
      </w:r>
      <w:r w:rsidRPr="001446D8">
        <w:rPr>
          <w:sz w:val="24"/>
        </w:rPr>
        <w:t xml:space="preserve">. Mät </w:t>
      </w:r>
      <w:r w:rsidR="002852B4" w:rsidRPr="001446D8">
        <w:rPr>
          <w:sz w:val="24"/>
        </w:rPr>
        <w:t>manuel</w:t>
      </w:r>
      <w:r w:rsidR="00C50C24">
        <w:rPr>
          <w:sz w:val="24"/>
        </w:rPr>
        <w:t>l</w:t>
      </w:r>
      <w:r w:rsidR="002852B4" w:rsidRPr="001446D8">
        <w:rPr>
          <w:sz w:val="24"/>
        </w:rPr>
        <w:t xml:space="preserve">t </w:t>
      </w:r>
      <w:r w:rsidRPr="001446D8">
        <w:rPr>
          <w:sz w:val="24"/>
        </w:rPr>
        <w:t xml:space="preserve">upp </w:t>
      </w:r>
      <w:r w:rsidR="002852B4" w:rsidRPr="001446D8">
        <w:rPr>
          <w:sz w:val="24"/>
        </w:rPr>
        <w:t xml:space="preserve">tiden för </w:t>
      </w:r>
      <w:r w:rsidR="005D2392" w:rsidRPr="001446D8">
        <w:rPr>
          <w:sz w:val="24"/>
        </w:rPr>
        <w:t xml:space="preserve">ett antal blinkningar och beräkna </w:t>
      </w:r>
      <w:r w:rsidRPr="001446D8">
        <w:rPr>
          <w:sz w:val="24"/>
        </w:rPr>
        <w:t>frekvensen</w:t>
      </w:r>
      <w:r w:rsidR="005D2392" w:rsidRPr="001446D8">
        <w:rPr>
          <w:sz w:val="24"/>
        </w:rPr>
        <w:t xml:space="preserve"> på den </w:t>
      </w:r>
      <w:proofErr w:type="spellStart"/>
      <w:r w:rsidR="005D2392" w:rsidRPr="001446D8">
        <w:rPr>
          <w:sz w:val="24"/>
        </w:rPr>
        <w:t>nedskalade</w:t>
      </w:r>
      <w:proofErr w:type="spellEnd"/>
      <w:r w:rsidR="005D2392" w:rsidRPr="001446D8">
        <w:rPr>
          <w:sz w:val="24"/>
        </w:rPr>
        <w:t xml:space="preserve"> klocksignalen</w:t>
      </w:r>
      <w:r w:rsidRPr="001446D8">
        <w:rPr>
          <w:sz w:val="24"/>
        </w:rPr>
        <w:t>:</w:t>
      </w:r>
    </w:p>
    <w:p w14:paraId="28F601D8" w14:textId="78DDA248" w:rsidR="00C22FDA" w:rsidRPr="001446D8" w:rsidRDefault="00C22FDA" w:rsidP="00C22FDA">
      <w:pPr>
        <w:spacing w:line="240" w:lineRule="atLeast"/>
        <w:rPr>
          <w:sz w:val="24"/>
        </w:rPr>
      </w:pPr>
    </w:p>
    <w:p w14:paraId="00B186C7" w14:textId="3DA8A181" w:rsidR="00C22FDA" w:rsidRDefault="00C22FDA" w:rsidP="00C22FDA">
      <w:pPr>
        <w:spacing w:line="240" w:lineRule="atLeast"/>
        <w:rPr>
          <w:sz w:val="24"/>
        </w:rPr>
      </w:pPr>
      <w:r w:rsidRPr="001446D8">
        <w:rPr>
          <w:sz w:val="24"/>
        </w:rPr>
        <w:t>Uppmätt frekvens: ………………. Hz</w:t>
      </w:r>
    </w:p>
    <w:p w14:paraId="3B490DE8" w14:textId="77777777" w:rsidR="00411C1D" w:rsidRDefault="00411C1D" w:rsidP="00C22FDA">
      <w:pPr>
        <w:spacing w:line="240" w:lineRule="atLeast"/>
        <w:rPr>
          <w:sz w:val="24"/>
        </w:rPr>
      </w:pPr>
    </w:p>
    <w:p w14:paraId="4B76180D" w14:textId="0948AF44" w:rsidR="00411C1D" w:rsidRPr="001446D8" w:rsidRDefault="00F55A78" w:rsidP="00C22FDA">
      <w:pPr>
        <w:spacing w:line="240" w:lineRule="atLeast"/>
        <w:rPr>
          <w:sz w:val="24"/>
        </w:rPr>
      </w:pPr>
      <w:r w:rsidRPr="00C67CFC">
        <w:rPr>
          <w:noProof/>
          <w:sz w:val="24"/>
          <w:lang w:val="en-US"/>
        </w:rPr>
        <w:drawing>
          <wp:anchor distT="0" distB="0" distL="114300" distR="114300" simplePos="0" relativeHeight="251658752" behindDoc="0" locked="0" layoutInCell="1" allowOverlap="1" wp14:anchorId="07026012" wp14:editId="447873F5">
            <wp:simplePos x="0" y="0"/>
            <wp:positionH relativeFrom="column">
              <wp:posOffset>5160645</wp:posOffset>
            </wp:positionH>
            <wp:positionV relativeFrom="paragraph">
              <wp:posOffset>41910</wp:posOffset>
            </wp:positionV>
            <wp:extent cx="815340" cy="8153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13">
                      <a:extLst>
                        <a:ext uri="{28A0092B-C50C-407E-A947-70E740481C1C}">
                          <a14:useLocalDpi xmlns:a14="http://schemas.microsoft.com/office/drawing/2010/main" val="0"/>
                        </a:ext>
                      </a:extLst>
                    </a:blip>
                    <a:stretch>
                      <a:fillRect/>
                    </a:stretch>
                  </pic:blipFill>
                  <pic:spPr>
                    <a:xfrm>
                      <a:off x="0" y="0"/>
                      <a:ext cx="815340" cy="8153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00411C1D" w:rsidRPr="00C67CFC">
        <w:rPr>
          <w:b/>
          <w:sz w:val="24"/>
        </w:rPr>
        <w:t>Checkpoint</w:t>
      </w:r>
      <w:proofErr w:type="spellEnd"/>
      <w:r w:rsidR="00411C1D" w:rsidRPr="00C67CFC">
        <w:rPr>
          <w:b/>
          <w:sz w:val="24"/>
        </w:rPr>
        <w:t xml:space="preserve">. </w:t>
      </w:r>
      <w:r w:rsidR="00411C1D">
        <w:rPr>
          <w:sz w:val="24"/>
        </w:rPr>
        <w:t>Demonstrera funktionen för assistenten.</w:t>
      </w:r>
    </w:p>
    <w:p w14:paraId="358C2276" w14:textId="270189B3" w:rsidR="00C22FDA" w:rsidRPr="001446D8" w:rsidRDefault="00C22FDA" w:rsidP="00C22FDA">
      <w:pPr>
        <w:spacing w:line="240" w:lineRule="atLeast"/>
        <w:rPr>
          <w:sz w:val="24"/>
        </w:rPr>
      </w:pPr>
    </w:p>
    <w:p w14:paraId="5C12DC1D" w14:textId="56258883" w:rsidR="00C22FDA" w:rsidRPr="001446D8" w:rsidRDefault="00C22FDA" w:rsidP="00C22FDA">
      <w:pPr>
        <w:spacing w:line="240" w:lineRule="atLeast"/>
        <w:rPr>
          <w:sz w:val="24"/>
        </w:rPr>
      </w:pPr>
      <w:r w:rsidRPr="001446D8">
        <w:rPr>
          <w:sz w:val="24"/>
        </w:rPr>
        <w:t xml:space="preserve">OBS! Glöm inte att kopiera alla </w:t>
      </w:r>
      <w:proofErr w:type="spellStart"/>
      <w:r w:rsidRPr="001446D8">
        <w:rPr>
          <w:sz w:val="24"/>
        </w:rPr>
        <w:t>projektfiler</w:t>
      </w:r>
      <w:proofErr w:type="spellEnd"/>
      <w:r w:rsidRPr="001446D8">
        <w:rPr>
          <w:sz w:val="24"/>
        </w:rPr>
        <w:t xml:space="preserve"> till din hemkatalog innan du loggar ut från </w:t>
      </w:r>
      <w:proofErr w:type="spellStart"/>
      <w:r w:rsidRPr="001446D8">
        <w:rPr>
          <w:sz w:val="24"/>
        </w:rPr>
        <w:t>labdatorn</w:t>
      </w:r>
      <w:proofErr w:type="spellEnd"/>
      <w:r w:rsidRPr="001446D8">
        <w:rPr>
          <w:sz w:val="24"/>
        </w:rPr>
        <w:t xml:space="preserve">. Konstruktionen på </w:t>
      </w:r>
      <w:proofErr w:type="spellStart"/>
      <w:r w:rsidRPr="001446D8">
        <w:rPr>
          <w:sz w:val="24"/>
        </w:rPr>
        <w:t>labpla</w:t>
      </w:r>
      <w:r w:rsidR="0077679E">
        <w:rPr>
          <w:sz w:val="24"/>
        </w:rPr>
        <w:t>ttan</w:t>
      </w:r>
      <w:proofErr w:type="spellEnd"/>
      <w:r w:rsidR="0077679E">
        <w:rPr>
          <w:sz w:val="24"/>
        </w:rPr>
        <w:t xml:space="preserve"> sparas till senare labbar.</w:t>
      </w:r>
    </w:p>
    <w:p w14:paraId="21123B0E" w14:textId="3B51C3B3" w:rsidR="00C22FDA" w:rsidRPr="001446D8" w:rsidRDefault="00C22FDA" w:rsidP="00B415FD">
      <w:pPr>
        <w:pStyle w:val="Heading2"/>
      </w:pPr>
      <w:r w:rsidRPr="001446D8">
        <w:lastRenderedPageBreak/>
        <w:t>Redovisning</w:t>
      </w:r>
      <w:r w:rsidR="001446D8" w:rsidRPr="001446D8">
        <w:t xml:space="preserve"> i rapporten</w:t>
      </w:r>
    </w:p>
    <w:p w14:paraId="53703D82" w14:textId="50C6C5F0" w:rsidR="00C22FDA" w:rsidRPr="001446D8" w:rsidRDefault="00C22FDA" w:rsidP="00C22FDA">
      <w:pPr>
        <w:spacing w:line="240" w:lineRule="atLeast"/>
        <w:rPr>
          <w:sz w:val="24"/>
        </w:rPr>
      </w:pPr>
      <w:r w:rsidRPr="001446D8">
        <w:rPr>
          <w:sz w:val="24"/>
        </w:rPr>
        <w:t xml:space="preserve">VHDL-koder </w:t>
      </w:r>
      <w:del w:id="91" w:author="Erik Agrell" w:date="2015-12-15T11:19:00Z">
        <w:r w:rsidRPr="001446D8" w:rsidDel="00563645">
          <w:rPr>
            <w:sz w:val="24"/>
          </w:rPr>
          <w:delText xml:space="preserve">och </w:delText>
        </w:r>
        <w:r w:rsidR="005D2392" w:rsidRPr="001446D8" w:rsidDel="00563645">
          <w:rPr>
            <w:sz w:val="24"/>
          </w:rPr>
          <w:delText xml:space="preserve">pinplaneringar </w:delText>
        </w:r>
      </w:del>
      <w:r w:rsidR="005D2392" w:rsidRPr="001446D8">
        <w:rPr>
          <w:sz w:val="24"/>
        </w:rPr>
        <w:t>skall redovisas. Uppmätt värde</w:t>
      </w:r>
      <w:r w:rsidRPr="001446D8">
        <w:rPr>
          <w:sz w:val="24"/>
        </w:rPr>
        <w:t xml:space="preserve"> på klockfrekvens</w:t>
      </w:r>
      <w:r w:rsidR="005D2392" w:rsidRPr="001446D8">
        <w:rPr>
          <w:sz w:val="24"/>
        </w:rPr>
        <w:t>en</w:t>
      </w:r>
      <w:r w:rsidRPr="001446D8">
        <w:rPr>
          <w:sz w:val="24"/>
        </w:rPr>
        <w:t xml:space="preserve"> skall redovisas. </w:t>
      </w:r>
    </w:p>
    <w:p w14:paraId="13F491A0" w14:textId="03CBB7F8" w:rsidR="009A3DCF" w:rsidRPr="001446D8" w:rsidRDefault="009A3DCF" w:rsidP="00B415FD">
      <w:pPr>
        <w:pStyle w:val="Heading1"/>
      </w:pPr>
      <w:r w:rsidRPr="001446D8">
        <w:lastRenderedPageBreak/>
        <w:t>Laboration nr 2, D/A-omvandlare</w:t>
      </w:r>
    </w:p>
    <w:p w14:paraId="53570AAF" w14:textId="45FE495D" w:rsidR="009A3DCF" w:rsidRPr="001446D8" w:rsidRDefault="009A3DCF" w:rsidP="005E529C">
      <w:pPr>
        <w:spacing w:line="240" w:lineRule="atLeast"/>
        <w:rPr>
          <w:sz w:val="24"/>
        </w:rPr>
      </w:pPr>
      <w:r w:rsidRPr="001446D8">
        <w:rPr>
          <w:sz w:val="24"/>
        </w:rPr>
        <w:t xml:space="preserve">I den andra laborationen skall vi studera D/A-omvandling. Vi skall använda FPGA-kretsen på </w:t>
      </w:r>
      <w:proofErr w:type="spellStart"/>
      <w:r w:rsidRPr="001446D8">
        <w:rPr>
          <w:sz w:val="24"/>
        </w:rPr>
        <w:t>labkortet</w:t>
      </w:r>
      <w:proofErr w:type="spellEnd"/>
      <w:r w:rsidRPr="001446D8">
        <w:rPr>
          <w:sz w:val="24"/>
        </w:rPr>
        <w:t xml:space="preserve"> DE1 för att generera digitala insignaler.</w:t>
      </w:r>
      <w:r w:rsidR="008226A6" w:rsidRPr="001446D8">
        <w:rPr>
          <w:sz w:val="24"/>
        </w:rPr>
        <w:t xml:space="preserve"> </w:t>
      </w:r>
      <w:r w:rsidR="001D3724" w:rsidRPr="00C67CFC">
        <w:rPr>
          <w:sz w:val="24"/>
        </w:rPr>
        <w:t xml:space="preserve">Vi kan </w:t>
      </w:r>
      <w:r w:rsidR="00DE663D">
        <w:rPr>
          <w:sz w:val="24"/>
        </w:rPr>
        <w:t xml:space="preserve">verifiera </w:t>
      </w:r>
      <w:r w:rsidR="001D3724" w:rsidRPr="00C67CFC">
        <w:rPr>
          <w:sz w:val="24"/>
        </w:rPr>
        <w:t>D/A-omvandlaren</w:t>
      </w:r>
      <w:r w:rsidR="00DE663D">
        <w:rPr>
          <w:sz w:val="24"/>
        </w:rPr>
        <w:t>s funktion</w:t>
      </w:r>
      <w:r w:rsidR="001D3724" w:rsidRPr="00C67CFC">
        <w:rPr>
          <w:sz w:val="24"/>
        </w:rPr>
        <w:t xml:space="preserve"> genom att </w:t>
      </w:r>
      <w:r w:rsidR="00234878" w:rsidRPr="00C67CFC">
        <w:rPr>
          <w:sz w:val="24"/>
        </w:rPr>
        <w:t xml:space="preserve">omvandla utsignalen från </w:t>
      </w:r>
      <w:r w:rsidR="008226A6" w:rsidRPr="00C67CFC">
        <w:rPr>
          <w:sz w:val="24"/>
        </w:rPr>
        <w:t>en 8-bitars binärräknare</w:t>
      </w:r>
      <w:r w:rsidR="00234878" w:rsidRPr="00C67CFC">
        <w:rPr>
          <w:sz w:val="24"/>
        </w:rPr>
        <w:t>.</w:t>
      </w:r>
      <w:r w:rsidR="001D3724" w:rsidRPr="00C67CFC">
        <w:rPr>
          <w:sz w:val="24"/>
        </w:rPr>
        <w:t xml:space="preserve"> </w:t>
      </w:r>
      <w:r w:rsidR="00234878" w:rsidRPr="00C67CFC">
        <w:rPr>
          <w:sz w:val="24"/>
        </w:rPr>
        <w:t xml:space="preserve">Detta </w:t>
      </w:r>
      <w:r w:rsidR="00DE663D">
        <w:rPr>
          <w:sz w:val="24"/>
        </w:rPr>
        <w:t xml:space="preserve">skall </w:t>
      </w:r>
      <w:r w:rsidR="00234878" w:rsidRPr="00C67CFC">
        <w:rPr>
          <w:sz w:val="24"/>
        </w:rPr>
        <w:t xml:space="preserve">ge </w:t>
      </w:r>
      <w:r w:rsidR="001D3724" w:rsidRPr="00C67CFC">
        <w:rPr>
          <w:sz w:val="24"/>
        </w:rPr>
        <w:t>en analog sågtandsspänning.</w:t>
      </w:r>
    </w:p>
    <w:p w14:paraId="6E43A4E2" w14:textId="4EB14718" w:rsidR="009A3DCF" w:rsidRPr="001446D8" w:rsidRDefault="00C8621B" w:rsidP="00CF05DC">
      <w:pPr>
        <w:pStyle w:val="figure"/>
      </w:pPr>
      <w:r>
        <w:rPr>
          <w:noProof/>
          <w:lang w:val="en-US"/>
        </w:rPr>
        <mc:AlternateContent>
          <mc:Choice Requires="wps">
            <w:drawing>
              <wp:anchor distT="0" distB="0" distL="114300" distR="114300" simplePos="0" relativeHeight="251677184" behindDoc="0" locked="0" layoutInCell="1" allowOverlap="1" wp14:anchorId="2C14126B" wp14:editId="50073C49">
                <wp:simplePos x="0" y="0"/>
                <wp:positionH relativeFrom="column">
                  <wp:posOffset>-1697355</wp:posOffset>
                </wp:positionH>
                <wp:positionV relativeFrom="paragraph">
                  <wp:posOffset>203835</wp:posOffset>
                </wp:positionV>
                <wp:extent cx="259715" cy="266700"/>
                <wp:effectExtent l="0" t="0" r="0" b="12700"/>
                <wp:wrapNone/>
                <wp:docPr id="17" name="Text Box 17"/>
                <wp:cNvGraphicFramePr/>
                <a:graphic xmlns:a="http://schemas.openxmlformats.org/drawingml/2006/main">
                  <a:graphicData uri="http://schemas.microsoft.com/office/word/2010/wordprocessingShape">
                    <wps:wsp>
                      <wps:cNvSpPr txBox="1"/>
                      <wps:spPr>
                        <a:xfrm>
                          <a:off x="0" y="0"/>
                          <a:ext cx="259715" cy="266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1CF5387" w14:textId="77777777" w:rsidR="00D107F5" w:rsidRPr="00F52691" w:rsidRDefault="00D107F5" w:rsidP="00C8621B">
                            <w:pPr>
                              <w:spacing w:line="240" w:lineRule="atLeast"/>
                            </w:pPr>
                            <w:r>
                              <w:rPr>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14126B" id="Text Box 17" o:spid="_x0000_s1028" type="#_x0000_t202" style="position:absolute;left:0;text-align:left;margin-left:-133.65pt;margin-top:16.05pt;width:20.45pt;height:21pt;z-index:251677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" filled="f" stroked="f">
                <v:textbox style="mso-fit-shape-to-text:t">
                  <w:txbxContent>
                    <w:p w14:paraId="61CF5387" w14:textId="77777777" w:rsidR="006C47D2" w:rsidRPr="00F52691" w:rsidRDefault="006C47D2" w:rsidP="00C8621B">
                      <w:pPr>
                        <w:spacing w:line="240" w:lineRule="atLeast"/>
                      </w:pPr>
                      <w:r>
                        <w:rPr>
                          <w:sz w:val="24"/>
                        </w:rPr>
                        <w:t>–</w:t>
                      </w:r>
                    </w:p>
                  </w:txbxContent>
                </v:textbox>
              </v:shape>
            </w:pict>
          </mc:Fallback>
        </mc:AlternateContent>
      </w:r>
      <w:r w:rsidR="00F55A78">
        <w:rPr>
          <w:noProof/>
          <w:lang w:val="en-US"/>
        </w:rPr>
        <w:drawing>
          <wp:inline distT="0" distB="0" distL="0" distR="0" wp14:anchorId="0201468E" wp14:editId="54EDD6B8">
            <wp:extent cx="6120765" cy="467487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lab2.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4674870"/>
                    </a:xfrm>
                    <a:prstGeom prst="rect">
                      <a:avLst/>
                    </a:prstGeom>
                  </pic:spPr>
                </pic:pic>
              </a:graphicData>
            </a:graphic>
          </wp:inline>
        </w:drawing>
      </w:r>
    </w:p>
    <w:p w14:paraId="3863F09A" w14:textId="1AFBAFC6" w:rsidR="009A3DCF" w:rsidRPr="00CF05DC" w:rsidRDefault="00C7406D" w:rsidP="00CF05DC">
      <w:pPr>
        <w:pStyle w:val="Caption"/>
      </w:pPr>
      <w:r w:rsidRPr="001446D8">
        <w:t>Fig. 2</w:t>
      </w:r>
      <w:r w:rsidR="009A3DCF" w:rsidRPr="001446D8">
        <w:t xml:space="preserve">.1: </w:t>
      </w:r>
      <w:r w:rsidRPr="001446D8">
        <w:t>Andra</w:t>
      </w:r>
      <w:r w:rsidR="00AC5242" w:rsidRPr="001446D8">
        <w:t xml:space="preserve"> laborationens delsystem</w:t>
      </w:r>
      <w:r w:rsidR="009A3DCF" w:rsidRPr="001446D8">
        <w:t>.</w:t>
      </w:r>
    </w:p>
    <w:p w14:paraId="6D12183D" w14:textId="147EAA98" w:rsidR="009A3DCF" w:rsidRPr="001446D8" w:rsidRDefault="00320C70" w:rsidP="00DA2BE0">
      <w:pPr>
        <w:pStyle w:val="figure"/>
        <w:tabs>
          <w:tab w:val="center" w:pos="4819"/>
          <w:tab w:val="right" w:pos="9639"/>
        </w:tabs>
        <w:jc w:val="left"/>
        <w:rPr>
          <w:sz w:val="24"/>
        </w:rPr>
      </w:pPr>
      <w:r>
        <w:lastRenderedPageBreak/>
        <w:tab/>
      </w:r>
      <w:r w:rsidR="005B223F">
        <w:pict w14:anchorId="7BD2C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35pt;height:270.9pt">
            <v:imagedata r:id="rId15" o:title=""/>
          </v:shape>
        </w:pict>
      </w:r>
      <w:r>
        <w:tab/>
      </w:r>
    </w:p>
    <w:p w14:paraId="6A38C342" w14:textId="617FBA26" w:rsidR="009A3DCF" w:rsidRDefault="00C7406D" w:rsidP="00CF05DC">
      <w:pPr>
        <w:pStyle w:val="Caption"/>
      </w:pPr>
      <w:r w:rsidRPr="001446D8">
        <w:t>Fig. 2</w:t>
      </w:r>
      <w:r w:rsidR="009A3DCF" w:rsidRPr="001446D8">
        <w:t>.2: Kretsschemat för D/A-omvandlaren.</w:t>
      </w:r>
      <w:r w:rsidR="00DE663D">
        <w:t xml:space="preserve"> Flera komponenter kommer att anslutas till V</w:t>
      </w:r>
      <w:r w:rsidR="00DE663D" w:rsidRPr="00DA2BE0">
        <w:rPr>
          <w:i w:val="0"/>
          <w:vertAlign w:val="subscript"/>
        </w:rPr>
        <w:t>REF</w:t>
      </w:r>
      <w:r w:rsidR="00DE663D">
        <w:t xml:space="preserve"> i kommande laborationer.</w:t>
      </w:r>
    </w:p>
    <w:p w14:paraId="6FE34DA0" w14:textId="727D7FEE" w:rsidR="0031218C" w:rsidRPr="0077679E" w:rsidRDefault="0077679E" w:rsidP="009A3DCF">
      <w:pPr>
        <w:spacing w:line="240" w:lineRule="atLeast"/>
        <w:rPr>
          <w:sz w:val="24"/>
        </w:rPr>
      </w:pPr>
      <w:r>
        <w:rPr>
          <w:sz w:val="24"/>
        </w:rPr>
        <w:t xml:space="preserve">Fortsättningsvis skall PIN-konfigurationerna skrivas som en kolumn i en separat fil (t.ex. text, Word eller Excel), från vilken de kopieras till </w:t>
      </w:r>
      <w:proofErr w:type="spellStart"/>
      <w:r>
        <w:rPr>
          <w:sz w:val="24"/>
        </w:rPr>
        <w:t>Quartus</w:t>
      </w:r>
      <w:proofErr w:type="spellEnd"/>
      <w:r>
        <w:rPr>
          <w:sz w:val="24"/>
        </w:rPr>
        <w:t xml:space="preserve">. Se förberedelseuppgifterna </w:t>
      </w:r>
      <w:r w:rsidR="00C0172C">
        <w:rPr>
          <w:sz w:val="24"/>
        </w:rPr>
        <w:t>2</w:t>
      </w:r>
      <w:r w:rsidR="007771BA">
        <w:rPr>
          <w:sz w:val="24"/>
        </w:rPr>
        <w:t>.</w:t>
      </w:r>
      <w:r w:rsidR="00C0172C">
        <w:rPr>
          <w:sz w:val="24"/>
        </w:rPr>
        <w:t>4</w:t>
      </w:r>
      <w:r>
        <w:rPr>
          <w:sz w:val="24"/>
        </w:rPr>
        <w:t xml:space="preserve"> och </w:t>
      </w:r>
      <w:r w:rsidR="00C0172C">
        <w:rPr>
          <w:sz w:val="24"/>
        </w:rPr>
        <w:t>2</w:t>
      </w:r>
      <w:r w:rsidR="007771BA">
        <w:rPr>
          <w:sz w:val="24"/>
        </w:rPr>
        <w:t>.</w:t>
      </w:r>
      <w:r w:rsidR="00C0172C">
        <w:rPr>
          <w:sz w:val="24"/>
        </w:rPr>
        <w:t>5</w:t>
      </w:r>
      <w:r>
        <w:rPr>
          <w:sz w:val="24"/>
        </w:rPr>
        <w:t xml:space="preserve">. Denna metod är snabbare och lättare att felsöka än att definiera pinnarna en i taget i </w:t>
      </w:r>
      <w:proofErr w:type="spellStart"/>
      <w:r>
        <w:rPr>
          <w:sz w:val="24"/>
        </w:rPr>
        <w:t>Quartus</w:t>
      </w:r>
      <w:proofErr w:type="spellEnd"/>
      <w:r>
        <w:rPr>
          <w:sz w:val="24"/>
        </w:rPr>
        <w:t>.</w:t>
      </w:r>
    </w:p>
    <w:p w14:paraId="1EA7B8C9" w14:textId="46C3A384" w:rsidR="009A3DCF" w:rsidRPr="001446D8" w:rsidRDefault="009A3DCF" w:rsidP="00B415FD">
      <w:pPr>
        <w:pStyle w:val="Heading2"/>
      </w:pPr>
      <w:r w:rsidRPr="001446D8">
        <w:t>D/A-omvandlaren</w:t>
      </w:r>
    </w:p>
    <w:p w14:paraId="4C2BEAF9" w14:textId="13E55B4E" w:rsidR="00320C70" w:rsidRDefault="009A3DCF" w:rsidP="0077679E">
      <w:pPr>
        <w:spacing w:before="100" w:beforeAutospacing="1" w:after="100" w:afterAutospacing="1" w:line="240" w:lineRule="atLeast"/>
        <w:rPr>
          <w:sz w:val="24"/>
          <w:szCs w:val="24"/>
        </w:rPr>
      </w:pPr>
      <w:r w:rsidRPr="001446D8">
        <w:rPr>
          <w:sz w:val="24"/>
        </w:rPr>
        <w:t>Kretsschemat för D</w:t>
      </w:r>
      <w:r w:rsidR="000E3D2F">
        <w:rPr>
          <w:sz w:val="24"/>
        </w:rPr>
        <w:t>/A-omvandlaren framgår av figur</w:t>
      </w:r>
      <w:r w:rsidR="00234878" w:rsidRPr="001446D8">
        <w:rPr>
          <w:sz w:val="24"/>
        </w:rPr>
        <w:t xml:space="preserve"> 2</w:t>
      </w:r>
      <w:r w:rsidRPr="001446D8">
        <w:rPr>
          <w:sz w:val="24"/>
        </w:rPr>
        <w:t xml:space="preserve">.2. Den digitala signalen </w:t>
      </w:r>
      <w:r w:rsidRPr="001446D8">
        <w:rPr>
          <w:i/>
          <w:sz w:val="24"/>
        </w:rPr>
        <w:t>A</w:t>
      </w:r>
      <w:r w:rsidRPr="001446D8">
        <w:rPr>
          <w:sz w:val="24"/>
          <w:vertAlign w:val="subscript"/>
        </w:rPr>
        <w:t>1</w:t>
      </w:r>
      <w:r w:rsidRPr="001446D8">
        <w:rPr>
          <w:sz w:val="24"/>
        </w:rPr>
        <w:t xml:space="preserve"> – </w:t>
      </w:r>
      <w:r w:rsidRPr="001446D8">
        <w:rPr>
          <w:i/>
          <w:sz w:val="24"/>
        </w:rPr>
        <w:t>A</w:t>
      </w:r>
      <w:r w:rsidRPr="001446D8">
        <w:rPr>
          <w:sz w:val="24"/>
          <w:vertAlign w:val="subscript"/>
        </w:rPr>
        <w:t xml:space="preserve">8 </w:t>
      </w:r>
      <w:r w:rsidRPr="001446D8">
        <w:rPr>
          <w:sz w:val="24"/>
        </w:rPr>
        <w:t>in på D/A-</w:t>
      </w:r>
      <w:r w:rsidRPr="0077679E">
        <w:rPr>
          <w:sz w:val="24"/>
          <w:szCs w:val="24"/>
        </w:rPr>
        <w:t xml:space="preserve">omvandlaren styr hur stor andel av inströmmen </w:t>
      </w:r>
      <w:r w:rsidRPr="0077679E">
        <w:rPr>
          <w:i/>
          <w:sz w:val="24"/>
          <w:szCs w:val="24"/>
        </w:rPr>
        <w:t>I</w:t>
      </w:r>
      <w:r w:rsidRPr="0077679E">
        <w:rPr>
          <w:sz w:val="24"/>
          <w:szCs w:val="24"/>
          <w:vertAlign w:val="subscript"/>
        </w:rPr>
        <w:t>14</w:t>
      </w:r>
      <w:r w:rsidRPr="0077679E">
        <w:rPr>
          <w:sz w:val="24"/>
          <w:szCs w:val="24"/>
        </w:rPr>
        <w:t xml:space="preserve"> som speglas in på ben 4. Denna ström </w:t>
      </w:r>
      <w:r w:rsidRPr="0077679E">
        <w:rPr>
          <w:i/>
          <w:sz w:val="24"/>
          <w:szCs w:val="24"/>
        </w:rPr>
        <w:t>I</w:t>
      </w:r>
      <w:r w:rsidRPr="0077679E">
        <w:rPr>
          <w:sz w:val="24"/>
          <w:szCs w:val="24"/>
          <w:vertAlign w:val="subscript"/>
        </w:rPr>
        <w:t>4</w:t>
      </w:r>
      <w:r w:rsidRPr="0077679E">
        <w:rPr>
          <w:sz w:val="24"/>
          <w:szCs w:val="24"/>
        </w:rPr>
        <w:t xml:space="preserve"> </w:t>
      </w:r>
      <w:r w:rsidR="0077679E" w:rsidRPr="0077679E">
        <w:rPr>
          <w:sz w:val="24"/>
          <w:szCs w:val="24"/>
        </w:rPr>
        <w:t>är</w:t>
      </w:r>
    </w:p>
    <w:p w14:paraId="36ED8D8D" w14:textId="16480DEB" w:rsidR="00320C70" w:rsidRDefault="00320C70" w:rsidP="00DA2BE0">
      <w:pPr>
        <w:tabs>
          <w:tab w:val="center" w:pos="4820"/>
          <w:tab w:val="right" w:pos="9639"/>
        </w:tabs>
        <w:spacing w:before="100" w:beforeAutospacing="1" w:after="100" w:afterAutospacing="1" w:line="240" w:lineRule="atLeast"/>
        <w:rPr>
          <w:sz w:val="24"/>
          <w:szCs w:val="24"/>
        </w:rPr>
      </w:pPr>
      <w:r>
        <w:rPr>
          <w:sz w:val="24"/>
          <w:szCs w:val="24"/>
        </w:rPr>
        <w:tab/>
      </w:r>
      <w:r w:rsidR="005B223F">
        <w:rPr>
          <w:position w:val="-34"/>
        </w:rPr>
        <w:pict w14:anchorId="3451F1FD">
          <v:shape id="_x0000_i1026" type="#_x0000_t75" style="width:134pt;height:38.5pt">
            <v:imagedata r:id="rId16" o:title=""/>
          </v:shape>
        </w:pict>
      </w:r>
      <w:r w:rsidR="00C0172C">
        <w:rPr>
          <w:sz w:val="24"/>
          <w:szCs w:val="24"/>
        </w:rPr>
        <w:tab/>
        <w:t>(2</w:t>
      </w:r>
      <w:r>
        <w:rPr>
          <w:sz w:val="24"/>
          <w:szCs w:val="24"/>
        </w:rPr>
        <w:t>.1)</w:t>
      </w:r>
    </w:p>
    <w:p w14:paraId="42AFCF72" w14:textId="0DFB754E" w:rsidR="0077679E" w:rsidRDefault="0077679E" w:rsidP="0077679E">
      <w:pPr>
        <w:spacing w:before="100" w:beforeAutospacing="1" w:after="100" w:afterAutospacing="1" w:line="240" w:lineRule="atLeast"/>
        <w:rPr>
          <w:rFonts w:ascii="Times" w:hAnsi="Times"/>
          <w:sz w:val="24"/>
          <w:szCs w:val="24"/>
        </w:rPr>
      </w:pPr>
      <w:r w:rsidRPr="0077679E">
        <w:rPr>
          <w:sz w:val="24"/>
          <w:szCs w:val="24"/>
        </w:rPr>
        <w:t xml:space="preserve">där </w:t>
      </w:r>
      <w:r>
        <w:rPr>
          <w:sz w:val="24"/>
          <w:szCs w:val="24"/>
        </w:rPr>
        <w:t>insignalen</w:t>
      </w:r>
      <w:r w:rsidRPr="0077679E">
        <w:rPr>
          <w:sz w:val="24"/>
          <w:szCs w:val="24"/>
        </w:rPr>
        <w:t xml:space="preserve"> </w:t>
      </w:r>
      <w:r w:rsidRPr="0077679E">
        <w:rPr>
          <w:i/>
          <w:sz w:val="24"/>
          <w:szCs w:val="24"/>
        </w:rPr>
        <w:t>A</w:t>
      </w:r>
      <w:r w:rsidRPr="0077679E">
        <w:rPr>
          <w:sz w:val="24"/>
          <w:szCs w:val="24"/>
          <w:vertAlign w:val="subscript"/>
        </w:rPr>
        <w:t>1</w:t>
      </w:r>
      <w:r w:rsidRPr="0077679E">
        <w:rPr>
          <w:sz w:val="24"/>
          <w:szCs w:val="24"/>
        </w:rPr>
        <w:t>, …,</w:t>
      </w:r>
      <w:r w:rsidRPr="0077679E">
        <w:rPr>
          <w:i/>
          <w:sz w:val="24"/>
          <w:szCs w:val="24"/>
        </w:rPr>
        <w:t>A</w:t>
      </w:r>
      <w:r w:rsidRPr="0077679E">
        <w:rPr>
          <w:sz w:val="24"/>
          <w:szCs w:val="24"/>
          <w:vertAlign w:val="subscript"/>
        </w:rPr>
        <w:t>8</w:t>
      </w:r>
      <w:r w:rsidRPr="0077679E">
        <w:rPr>
          <w:sz w:val="24"/>
          <w:szCs w:val="24"/>
        </w:rPr>
        <w:t xml:space="preserve"> </w:t>
      </w:r>
      <w:r>
        <w:rPr>
          <w:sz w:val="24"/>
          <w:szCs w:val="24"/>
        </w:rPr>
        <w:t xml:space="preserve">är </w:t>
      </w:r>
      <w:r w:rsidRPr="0077679E">
        <w:rPr>
          <w:sz w:val="24"/>
          <w:szCs w:val="24"/>
        </w:rPr>
        <w:t xml:space="preserve">0 </w:t>
      </w:r>
      <w:r>
        <w:rPr>
          <w:sz w:val="24"/>
          <w:szCs w:val="24"/>
        </w:rPr>
        <w:t>eller</w:t>
      </w:r>
      <w:r w:rsidRPr="0077679E">
        <w:rPr>
          <w:sz w:val="24"/>
          <w:szCs w:val="24"/>
        </w:rPr>
        <w:t xml:space="preserve"> 1.</w:t>
      </w:r>
      <w:r>
        <w:rPr>
          <w:sz w:val="24"/>
          <w:szCs w:val="24"/>
        </w:rPr>
        <w:t xml:space="preserve"> Eftersom </w:t>
      </w:r>
      <w:r w:rsidRPr="0077679E">
        <w:rPr>
          <w:rFonts w:ascii="Times" w:hAnsi="Times"/>
          <w:i/>
          <w:sz w:val="24"/>
          <w:szCs w:val="24"/>
        </w:rPr>
        <w:t>I</w:t>
      </w:r>
      <w:r w:rsidRPr="0077679E">
        <w:rPr>
          <w:rFonts w:ascii="Times" w:hAnsi="Times"/>
          <w:sz w:val="24"/>
          <w:szCs w:val="24"/>
          <w:vertAlign w:val="subscript"/>
        </w:rPr>
        <w:t>14</w:t>
      </w:r>
      <w:r w:rsidRPr="0077679E">
        <w:rPr>
          <w:rFonts w:ascii="Times" w:hAnsi="Times"/>
          <w:sz w:val="24"/>
          <w:szCs w:val="24"/>
        </w:rPr>
        <w:t xml:space="preserve"> = </w:t>
      </w:r>
      <w:r w:rsidRPr="0077679E">
        <w:rPr>
          <w:rFonts w:ascii="Times" w:hAnsi="Times"/>
          <w:i/>
          <w:sz w:val="24"/>
          <w:szCs w:val="24"/>
        </w:rPr>
        <w:t>V</w:t>
      </w:r>
      <w:r w:rsidRPr="0077679E">
        <w:rPr>
          <w:rFonts w:ascii="Times" w:hAnsi="Times"/>
          <w:sz w:val="24"/>
          <w:szCs w:val="24"/>
          <w:vertAlign w:val="subscript"/>
        </w:rPr>
        <w:t>REF</w:t>
      </w:r>
      <w:r w:rsidRPr="0077679E">
        <w:rPr>
          <w:rFonts w:ascii="Times" w:hAnsi="Times"/>
          <w:sz w:val="24"/>
          <w:szCs w:val="24"/>
        </w:rPr>
        <w:t>/</w:t>
      </w:r>
      <w:r w:rsidRPr="0077679E">
        <w:rPr>
          <w:rFonts w:ascii="Times" w:hAnsi="Times"/>
          <w:i/>
          <w:sz w:val="24"/>
          <w:szCs w:val="24"/>
        </w:rPr>
        <w:t>R</w:t>
      </w:r>
      <w:r w:rsidRPr="0077679E">
        <w:rPr>
          <w:rFonts w:ascii="Times" w:hAnsi="Times"/>
          <w:sz w:val="24"/>
          <w:szCs w:val="24"/>
          <w:vertAlign w:val="subscript"/>
        </w:rPr>
        <w:t>1</w:t>
      </w:r>
      <w:r w:rsidRPr="0077679E">
        <w:rPr>
          <w:sz w:val="24"/>
          <w:szCs w:val="24"/>
        </w:rPr>
        <w:t xml:space="preserve"> </w:t>
      </w:r>
      <w:r>
        <w:rPr>
          <w:sz w:val="24"/>
          <w:szCs w:val="24"/>
        </w:rPr>
        <w:t xml:space="preserve">och </w:t>
      </w:r>
      <w:r w:rsidRPr="0077679E">
        <w:rPr>
          <w:rFonts w:ascii="Times" w:hAnsi="Times"/>
          <w:i/>
          <w:sz w:val="24"/>
          <w:szCs w:val="24"/>
        </w:rPr>
        <w:t>V</w:t>
      </w:r>
      <w:ins w:id="92" w:author="Erik Agrell" w:date="2015-12-13T21:17:00Z">
        <w:r w:rsidR="00E4702C">
          <w:rPr>
            <w:rFonts w:ascii="Times" w:hAnsi="Times"/>
            <w:sz w:val="24"/>
            <w:szCs w:val="24"/>
            <w:vertAlign w:val="subscript"/>
          </w:rPr>
          <w:t>DA</w:t>
        </w:r>
      </w:ins>
      <w:del w:id="93" w:author="Erik Agrell" w:date="2015-12-13T21:17:00Z">
        <w:r w:rsidRPr="0077679E" w:rsidDel="00E4702C">
          <w:rPr>
            <w:rFonts w:ascii="Times" w:hAnsi="Times"/>
            <w:sz w:val="24"/>
            <w:szCs w:val="24"/>
            <w:vertAlign w:val="subscript"/>
          </w:rPr>
          <w:delText>o</w:delText>
        </w:r>
      </w:del>
      <w:r w:rsidRPr="0077679E">
        <w:rPr>
          <w:sz w:val="24"/>
          <w:szCs w:val="24"/>
        </w:rPr>
        <w:t xml:space="preserve"> = </w:t>
      </w:r>
      <w:r w:rsidRPr="0077679E">
        <w:rPr>
          <w:rFonts w:ascii="Times" w:hAnsi="Times"/>
          <w:i/>
          <w:sz w:val="24"/>
          <w:szCs w:val="24"/>
        </w:rPr>
        <w:t>I</w:t>
      </w:r>
      <w:r w:rsidRPr="0077679E">
        <w:rPr>
          <w:rFonts w:ascii="Times" w:hAnsi="Times"/>
          <w:sz w:val="24"/>
          <w:szCs w:val="24"/>
          <w:vertAlign w:val="subscript"/>
        </w:rPr>
        <w:t>4</w:t>
      </w:r>
      <w:r w:rsidRPr="0077679E">
        <w:rPr>
          <w:rFonts w:ascii="Times" w:hAnsi="Times"/>
          <w:i/>
          <w:sz w:val="24"/>
          <w:szCs w:val="24"/>
        </w:rPr>
        <w:t>R</w:t>
      </w:r>
      <w:r w:rsidRPr="0077679E">
        <w:rPr>
          <w:rFonts w:ascii="Times" w:hAnsi="Times"/>
          <w:sz w:val="24"/>
          <w:szCs w:val="24"/>
          <w:vertAlign w:val="subscript"/>
        </w:rPr>
        <w:t>2</w:t>
      </w:r>
      <w:r w:rsidRPr="0077679E">
        <w:rPr>
          <w:rFonts w:ascii="Times" w:hAnsi="Times"/>
          <w:sz w:val="24"/>
          <w:szCs w:val="24"/>
        </w:rPr>
        <w:t xml:space="preserve">, </w:t>
      </w:r>
      <w:r>
        <w:rPr>
          <w:rFonts w:ascii="Times" w:hAnsi="Times"/>
          <w:sz w:val="24"/>
          <w:szCs w:val="24"/>
        </w:rPr>
        <w:t>erhålls</w:t>
      </w:r>
    </w:p>
    <w:p w14:paraId="1EA2137B" w14:textId="51318AE6" w:rsidR="00320C70" w:rsidRPr="0077679E" w:rsidRDefault="00320C70" w:rsidP="00DA2BE0">
      <w:pPr>
        <w:pStyle w:val="equation"/>
      </w:pPr>
      <w:r>
        <w:rPr>
          <w:rFonts w:ascii="Times" w:hAnsi="Times"/>
        </w:rPr>
        <w:tab/>
      </w:r>
      <w:r w:rsidR="00E4702C">
        <w:rPr>
          <w:rFonts w:ascii="Times" w:hAnsi="Times"/>
        </w:rPr>
        <w:br/>
      </w:r>
      <m:oMathPara>
        <m:oMath>
          <m:sSub>
            <m:sSubPr>
              <m:ctrlPr>
                <w:ins w:id="94" w:author="Erik Agrell" w:date="2015-12-13T21:18:00Z">
                  <w:rPr>
                    <w:rFonts w:ascii="Cambria Math" w:hAnsi="Cambria Math"/>
                    <w:i/>
                  </w:rPr>
                </w:ins>
              </m:ctrlPr>
            </m:sSubPr>
            <m:e>
              <w:ins w:id="95" w:author="Erik Agrell" w:date="2015-12-13T21:18:00Z">
                <m:r>
                  <w:rPr>
                    <w:rFonts w:ascii="Cambria Math" w:hAnsi="Cambria Math"/>
                  </w:rPr>
                  <m:t>V</m:t>
                </m:r>
              </w:ins>
            </m:e>
            <m:sub>
              <w:ins w:id="96" w:author="Erik Agrell" w:date="2015-12-13T21:18:00Z">
                <m:r>
                  <m:rPr>
                    <m:sty m:val="p"/>
                  </m:rPr>
                  <w:rPr>
                    <w:rFonts w:ascii="Cambria Math" w:hAnsi="Cambria Math"/>
                  </w:rPr>
                  <m:t>DA</m:t>
                </m:r>
              </w:ins>
            </m:sub>
          </m:sSub>
          <w:ins w:id="97" w:author="Erik Agrell" w:date="2015-12-13T21:18:00Z">
            <m:r>
              <w:rPr>
                <w:rFonts w:ascii="Cambria Math" w:hAnsi="Cambria Math"/>
              </w:rPr>
              <m:t>=</m:t>
            </m:r>
          </w:ins>
          <m:f>
            <m:fPr>
              <m:ctrlPr>
                <w:ins w:id="98" w:author="Erik Agrell" w:date="2015-12-13T21:18:00Z">
                  <w:rPr>
                    <w:rFonts w:ascii="Cambria Math" w:hAnsi="Cambria Math"/>
                    <w:i/>
                  </w:rPr>
                </w:ins>
              </m:ctrlPr>
            </m:fPr>
            <m:num>
              <m:sSub>
                <m:sSubPr>
                  <m:ctrlPr>
                    <w:ins w:id="99" w:author="Erik Agrell" w:date="2015-12-13T21:19:00Z">
                      <w:rPr>
                        <w:rFonts w:ascii="Cambria Math" w:hAnsi="Cambria Math"/>
                        <w:i/>
                      </w:rPr>
                    </w:ins>
                  </m:ctrlPr>
                </m:sSubPr>
                <m:e>
                  <w:ins w:id="100" w:author="Erik Agrell" w:date="2015-12-13T21:19:00Z">
                    <m:r>
                      <w:rPr>
                        <w:rFonts w:ascii="Cambria Math" w:hAnsi="Cambria Math"/>
                      </w:rPr>
                      <m:t>V</m:t>
                    </m:r>
                  </w:ins>
                </m:e>
                <m:sub>
                  <w:ins w:id="101" w:author="Erik Agrell" w:date="2015-12-13T21:19:00Z">
                    <m:r>
                      <m:rPr>
                        <m:sty m:val="p"/>
                      </m:rPr>
                      <w:rPr>
                        <w:rFonts w:ascii="Cambria Math" w:hAnsi="Cambria Math"/>
                      </w:rPr>
                      <m:t>REF</m:t>
                    </m:r>
                  </w:ins>
                </m:sub>
              </m:sSub>
              <m:sSub>
                <m:sSubPr>
                  <m:ctrlPr>
                    <w:ins w:id="102" w:author="Erik Agrell" w:date="2015-12-13T21:21:00Z">
                      <w:rPr>
                        <w:rFonts w:ascii="Cambria Math" w:hAnsi="Cambria Math"/>
                        <w:i/>
                      </w:rPr>
                    </w:ins>
                  </m:ctrlPr>
                </m:sSubPr>
                <m:e>
                  <w:ins w:id="103" w:author="Erik Agrell" w:date="2015-12-13T21:21:00Z">
                    <m:r>
                      <w:rPr>
                        <w:rFonts w:ascii="Cambria Math" w:hAnsi="Cambria Math"/>
                      </w:rPr>
                      <m:t>R</m:t>
                    </m:r>
                  </w:ins>
                </m:e>
                <m:sub>
                  <w:ins w:id="104" w:author="Erik Agrell" w:date="2015-12-13T21:21:00Z">
                    <m:r>
                      <w:rPr>
                        <w:rFonts w:ascii="Cambria Math" w:hAnsi="Cambria Math"/>
                      </w:rPr>
                      <m:t>2</m:t>
                    </m:r>
                  </w:ins>
                </m:sub>
              </m:sSub>
            </m:num>
            <m:den>
              <m:sSub>
                <m:sSubPr>
                  <m:ctrlPr>
                    <w:ins w:id="105" w:author="Erik Agrell" w:date="2015-12-13T21:22:00Z">
                      <w:rPr>
                        <w:rFonts w:ascii="Cambria Math" w:hAnsi="Cambria Math"/>
                        <w:i/>
                      </w:rPr>
                    </w:ins>
                  </m:ctrlPr>
                </m:sSubPr>
                <m:e>
                  <w:ins w:id="106" w:author="Erik Agrell" w:date="2015-12-13T21:22:00Z">
                    <m:r>
                      <w:rPr>
                        <w:rFonts w:ascii="Cambria Math" w:hAnsi="Cambria Math"/>
                      </w:rPr>
                      <m:t>R</m:t>
                    </m:r>
                  </w:ins>
                </m:e>
                <m:sub>
                  <w:ins w:id="107" w:author="Erik Agrell" w:date="2015-12-13T21:22:00Z">
                    <m:r>
                      <w:rPr>
                        <w:rFonts w:ascii="Cambria Math" w:hAnsi="Cambria Math"/>
                      </w:rPr>
                      <m:t>1</m:t>
                    </m:r>
                  </w:ins>
                </m:sub>
              </m:sSub>
            </m:den>
          </m:f>
          <m:d>
            <m:dPr>
              <m:ctrlPr>
                <w:ins w:id="108" w:author="Erik Agrell" w:date="2015-12-13T21:22:00Z">
                  <w:rPr>
                    <w:rFonts w:ascii="Cambria Math" w:hAnsi="Cambria Math"/>
                    <w:i/>
                  </w:rPr>
                </w:ins>
              </m:ctrlPr>
            </m:dPr>
            <m:e>
              <m:f>
                <m:fPr>
                  <m:ctrlPr>
                    <w:ins w:id="109" w:author="Erik Agrell" w:date="2015-12-13T21:23:00Z">
                      <w:rPr>
                        <w:rFonts w:ascii="Cambria Math" w:hAnsi="Cambria Math"/>
                        <w:i/>
                      </w:rPr>
                    </w:ins>
                  </m:ctrlPr>
                </m:fPr>
                <m:num>
                  <m:sSub>
                    <m:sSubPr>
                      <m:ctrlPr>
                        <w:ins w:id="110" w:author="Erik Agrell" w:date="2015-12-13T21:23:00Z">
                          <w:rPr>
                            <w:rFonts w:ascii="Cambria Math" w:hAnsi="Cambria Math"/>
                            <w:i/>
                          </w:rPr>
                        </w:ins>
                      </m:ctrlPr>
                    </m:sSubPr>
                    <m:e>
                      <w:ins w:id="111" w:author="Erik Agrell" w:date="2015-12-13T21:23:00Z">
                        <m:r>
                          <w:rPr>
                            <w:rFonts w:ascii="Cambria Math" w:hAnsi="Cambria Math"/>
                          </w:rPr>
                          <m:t>A</m:t>
                        </m:r>
                      </w:ins>
                    </m:e>
                    <m:sub>
                      <w:ins w:id="112" w:author="Erik Agrell" w:date="2015-12-13T21:23:00Z">
                        <m:r>
                          <w:rPr>
                            <w:rFonts w:ascii="Cambria Math" w:hAnsi="Cambria Math"/>
                          </w:rPr>
                          <m:t>1</m:t>
                        </m:r>
                      </w:ins>
                    </m:sub>
                  </m:sSub>
                </m:num>
                <m:den>
                  <w:ins w:id="113" w:author="Erik Agrell" w:date="2015-12-13T21:23:00Z">
                    <m:r>
                      <w:rPr>
                        <w:rFonts w:ascii="Cambria Math" w:hAnsi="Cambria Math"/>
                      </w:rPr>
                      <m:t>2</m:t>
                    </m:r>
                  </w:ins>
                </m:den>
              </m:f>
              <w:ins w:id="114" w:author="Erik Agrell" w:date="2015-12-13T21:23:00Z">
                <m:r>
                  <w:rPr>
                    <w:rFonts w:ascii="Cambria Math" w:hAnsi="Cambria Math"/>
                  </w:rPr>
                  <m:t>+</m:t>
                </m:r>
              </w:ins>
              <m:f>
                <m:fPr>
                  <m:ctrlPr>
                    <w:ins w:id="115" w:author="Erik Agrell" w:date="2015-12-13T21:23:00Z">
                      <w:rPr>
                        <w:rFonts w:ascii="Cambria Math" w:hAnsi="Cambria Math"/>
                        <w:i/>
                      </w:rPr>
                    </w:ins>
                  </m:ctrlPr>
                </m:fPr>
                <m:num>
                  <m:sSub>
                    <m:sSubPr>
                      <m:ctrlPr>
                        <w:ins w:id="116" w:author="Erik Agrell" w:date="2015-12-13T21:23:00Z">
                          <w:rPr>
                            <w:rFonts w:ascii="Cambria Math" w:hAnsi="Cambria Math"/>
                            <w:i/>
                          </w:rPr>
                        </w:ins>
                      </m:ctrlPr>
                    </m:sSubPr>
                    <m:e>
                      <w:ins w:id="117" w:author="Erik Agrell" w:date="2015-12-13T21:23:00Z">
                        <m:r>
                          <w:rPr>
                            <w:rFonts w:ascii="Cambria Math" w:hAnsi="Cambria Math"/>
                          </w:rPr>
                          <m:t>A</m:t>
                        </m:r>
                      </w:ins>
                    </m:e>
                    <m:sub>
                      <w:ins w:id="118" w:author="Erik Agrell" w:date="2015-12-13T21:23:00Z">
                        <m:r>
                          <w:rPr>
                            <w:rFonts w:ascii="Cambria Math" w:hAnsi="Cambria Math"/>
                          </w:rPr>
                          <m:t>2</m:t>
                        </m:r>
                      </w:ins>
                    </m:sub>
                  </m:sSub>
                </m:num>
                <m:den>
                  <w:ins w:id="119" w:author="Erik Agrell" w:date="2015-12-13T21:23:00Z">
                    <m:r>
                      <w:rPr>
                        <w:rFonts w:ascii="Cambria Math" w:hAnsi="Cambria Math"/>
                      </w:rPr>
                      <m:t>4</m:t>
                    </m:r>
                  </w:ins>
                </m:den>
              </m:f>
              <w:ins w:id="120" w:author="Erik Agrell" w:date="2015-12-13T21:23:00Z">
                <m:r>
                  <w:rPr>
                    <w:rFonts w:ascii="Cambria Math" w:hAnsi="Cambria Math"/>
                  </w:rPr>
                  <m:t>+⋯+</m:t>
                </m:r>
              </w:ins>
              <m:f>
                <m:fPr>
                  <m:ctrlPr>
                    <w:ins w:id="121" w:author="Erik Agrell" w:date="2015-12-13T21:23:00Z">
                      <w:rPr>
                        <w:rFonts w:ascii="Cambria Math" w:hAnsi="Cambria Math"/>
                        <w:i/>
                      </w:rPr>
                    </w:ins>
                  </m:ctrlPr>
                </m:fPr>
                <m:num>
                  <m:sSub>
                    <m:sSubPr>
                      <m:ctrlPr>
                        <w:ins w:id="122" w:author="Erik Agrell" w:date="2015-12-13T21:23:00Z">
                          <w:rPr>
                            <w:rFonts w:ascii="Cambria Math" w:hAnsi="Cambria Math"/>
                            <w:i/>
                          </w:rPr>
                        </w:ins>
                      </m:ctrlPr>
                    </m:sSubPr>
                    <m:e>
                      <w:ins w:id="123" w:author="Erik Agrell" w:date="2015-12-13T21:23:00Z">
                        <m:r>
                          <w:rPr>
                            <w:rFonts w:ascii="Cambria Math" w:hAnsi="Cambria Math"/>
                          </w:rPr>
                          <m:t>A</m:t>
                        </m:r>
                      </w:ins>
                    </m:e>
                    <m:sub>
                      <w:ins w:id="124" w:author="Erik Agrell" w:date="2015-12-13T21:23:00Z">
                        <m:r>
                          <w:rPr>
                            <w:rFonts w:ascii="Cambria Math" w:hAnsi="Cambria Math"/>
                          </w:rPr>
                          <m:t>8</m:t>
                        </m:r>
                      </w:ins>
                    </m:sub>
                  </m:sSub>
                </m:num>
                <m:den>
                  <w:ins w:id="125" w:author="Erik Agrell" w:date="2015-12-13T21:23:00Z">
                    <m:r>
                      <w:rPr>
                        <w:rFonts w:ascii="Cambria Math" w:hAnsi="Cambria Math"/>
                      </w:rPr>
                      <m:t>256</m:t>
                    </m:r>
                  </w:ins>
                </m:den>
              </m:f>
            </m:e>
          </m:d>
          <w:del w:id="126" w:author="Erik Agrell" w:date="2015-12-13T21:24:00Z">
            <m:r>
              <m:rPr>
                <m:sty m:val="p"/>
              </m:rPr>
              <w:br/>
            </m:r>
          </w:del>
        </m:oMath>
      </m:oMathPara>
      <w:del w:id="127" w:author="Erik Agrell" w:date="2015-12-13T21:24:00Z">
        <w:r w:rsidR="005B223F">
          <w:pict w14:anchorId="78376A3C">
            <v:shape id="_x0000_i1027" type="#_x0000_t75" style="width:160.4pt;height:37.8pt">
              <v:imagedata r:id="rId17" o:title=""/>
            </v:shape>
          </w:pict>
        </w:r>
      </w:del>
      <w:r w:rsidR="00C0172C">
        <w:rPr>
          <w:rFonts w:ascii="Times" w:hAnsi="Times"/>
        </w:rPr>
        <w:tab/>
        <w:t>(2</w:t>
      </w:r>
      <w:r>
        <w:rPr>
          <w:rFonts w:ascii="Times" w:hAnsi="Times"/>
        </w:rPr>
        <w:t>.2)</w:t>
      </w:r>
    </w:p>
    <w:p w14:paraId="785536BF" w14:textId="77777777" w:rsidR="009A3DCF" w:rsidRPr="001446D8" w:rsidRDefault="009A3DCF" w:rsidP="00B415FD">
      <w:pPr>
        <w:pStyle w:val="Heading2"/>
      </w:pPr>
      <w:bookmarkStart w:id="128" w:name="graphic35"/>
      <w:bookmarkEnd w:id="128"/>
      <w:r w:rsidRPr="001446D8">
        <w:t>Specifikationer</w:t>
      </w:r>
    </w:p>
    <w:p w14:paraId="782239B1" w14:textId="77777777" w:rsidR="009A3DCF" w:rsidRPr="0077679E" w:rsidRDefault="009A3DCF" w:rsidP="0044669D">
      <w:pPr>
        <w:pStyle w:val="ListBullet"/>
      </w:pPr>
      <w:r w:rsidRPr="0077679E">
        <w:t xml:space="preserve">Strömmen </w:t>
      </w:r>
      <w:r w:rsidRPr="0077679E">
        <w:rPr>
          <w:i/>
        </w:rPr>
        <w:t>I</w:t>
      </w:r>
      <w:r w:rsidRPr="0077679E">
        <w:rPr>
          <w:szCs w:val="24"/>
          <w:vertAlign w:val="subscript"/>
        </w:rPr>
        <w:t>14</w:t>
      </w:r>
      <w:r w:rsidRPr="0077679E">
        <w:t xml:space="preserve"> rekommenderas enligt datablad att vara ca 2 mA.</w:t>
      </w:r>
    </w:p>
    <w:p w14:paraId="540C2254" w14:textId="74AA69F3" w:rsidR="009A3DCF" w:rsidRDefault="009A3DCF" w:rsidP="0044669D">
      <w:pPr>
        <w:pStyle w:val="ListBullet"/>
      </w:pPr>
      <w:r w:rsidRPr="0077679E">
        <w:t xml:space="preserve">Utspänningen </w:t>
      </w:r>
      <w:r w:rsidRPr="0077679E">
        <w:rPr>
          <w:i/>
        </w:rPr>
        <w:t>V</w:t>
      </w:r>
      <w:del w:id="129" w:author="Erik Agrell" w:date="2015-12-13T21:25:00Z">
        <w:r w:rsidRPr="0077679E" w:rsidDel="00E4702C">
          <w:rPr>
            <w:i/>
            <w:szCs w:val="24"/>
            <w:vertAlign w:val="subscript"/>
          </w:rPr>
          <w:delText>o</w:delText>
        </w:r>
      </w:del>
      <w:ins w:id="130" w:author="Erik Agrell" w:date="2015-12-13T21:25:00Z">
        <w:r w:rsidR="00E4702C" w:rsidRPr="00E4702C">
          <w:rPr>
            <w:szCs w:val="24"/>
            <w:vertAlign w:val="subscript"/>
            <w:rPrChange w:id="131" w:author="Erik Agrell" w:date="2015-12-13T21:25:00Z">
              <w:rPr>
                <w:i/>
                <w:szCs w:val="24"/>
                <w:vertAlign w:val="subscript"/>
              </w:rPr>
            </w:rPrChange>
          </w:rPr>
          <w:t>DA</w:t>
        </w:r>
      </w:ins>
      <w:r w:rsidR="0077679E">
        <w:t xml:space="preserve"> skall ligga i intervallet 0–</w:t>
      </w:r>
      <w:r w:rsidRPr="0077679E">
        <w:t>10 V.</w:t>
      </w:r>
    </w:p>
    <w:p w14:paraId="2BFBEEA0" w14:textId="40CE2722" w:rsidR="009D4BDA" w:rsidRPr="0077679E" w:rsidRDefault="009D4BDA" w:rsidP="0044669D">
      <w:pPr>
        <w:pStyle w:val="ListBullet"/>
      </w:pPr>
      <w:r>
        <w:t xml:space="preserve">Strömmen genom </w:t>
      </w:r>
      <w:r w:rsidRPr="00DA2BE0">
        <w:rPr>
          <w:i/>
        </w:rPr>
        <w:t>R</w:t>
      </w:r>
      <w:r w:rsidRPr="00DA2BE0">
        <w:rPr>
          <w:vertAlign w:val="subscript"/>
        </w:rPr>
        <w:t>3</w:t>
      </w:r>
      <w:r>
        <w:t xml:space="preserve"> bör inte överstiga 20 mA, för att undvika att bränna motståndet.</w:t>
      </w:r>
    </w:p>
    <w:p w14:paraId="708DC110" w14:textId="178C2334" w:rsidR="009A3DCF" w:rsidRDefault="0077679E" w:rsidP="0044669D">
      <w:pPr>
        <w:pStyle w:val="ListBullet"/>
      </w:pPr>
      <w:r w:rsidRPr="0077679E">
        <w:rPr>
          <w:szCs w:val="24"/>
        </w:rPr>
        <w:t xml:space="preserve">Referensspänningen </w:t>
      </w:r>
      <w:r w:rsidRPr="0077679E">
        <w:rPr>
          <w:i/>
          <w:szCs w:val="24"/>
        </w:rPr>
        <w:t>V</w:t>
      </w:r>
      <w:r w:rsidRPr="00772ED0">
        <w:rPr>
          <w:szCs w:val="24"/>
          <w:vertAlign w:val="subscript"/>
          <w:rPrChange w:id="132" w:author="Erik Agrell" w:date="2015-12-13T21:28:00Z">
            <w:rPr>
              <w:i/>
              <w:szCs w:val="24"/>
              <w:vertAlign w:val="subscript"/>
            </w:rPr>
          </w:rPrChange>
        </w:rPr>
        <w:t>REF</w:t>
      </w:r>
      <w:r w:rsidRPr="0077679E">
        <w:rPr>
          <w:szCs w:val="24"/>
        </w:rPr>
        <w:t xml:space="preserve"> bestäms av </w:t>
      </w:r>
      <w:proofErr w:type="spellStart"/>
      <w:r w:rsidRPr="0077679E">
        <w:rPr>
          <w:szCs w:val="24"/>
        </w:rPr>
        <w:t>zenerdioden</w:t>
      </w:r>
      <w:proofErr w:type="spellEnd"/>
      <w:r w:rsidRPr="0077679E">
        <w:rPr>
          <w:szCs w:val="24"/>
        </w:rPr>
        <w:t xml:space="preserve"> D1</w:t>
      </w:r>
      <w:r>
        <w:rPr>
          <w:szCs w:val="24"/>
        </w:rPr>
        <w:t xml:space="preserve">, vars </w:t>
      </w:r>
      <w:proofErr w:type="spellStart"/>
      <w:r>
        <w:t>z</w:t>
      </w:r>
      <w:r w:rsidR="009A3DCF" w:rsidRPr="0077679E">
        <w:t>enerspänningen</w:t>
      </w:r>
      <w:proofErr w:type="spellEnd"/>
      <w:r w:rsidR="00234878" w:rsidRPr="0077679E">
        <w:t xml:space="preserve"> </w:t>
      </w:r>
      <w:r>
        <w:t>är</w:t>
      </w:r>
      <w:r w:rsidR="009A3DCF" w:rsidRPr="0077679E">
        <w:t xml:space="preserve"> 5,6 V</w:t>
      </w:r>
      <w:r>
        <w:t>. S</w:t>
      </w:r>
      <w:r w:rsidR="009A3DCF" w:rsidRPr="0077679E">
        <w:t xml:space="preserve">trömmen genom dioden skall vara </w:t>
      </w:r>
      <w:r w:rsidR="00F04CEA">
        <w:t>minst 10</w:t>
      </w:r>
      <w:r w:rsidR="009A3DCF" w:rsidRPr="0077679E">
        <w:t xml:space="preserve"> mA för att få en </w:t>
      </w:r>
      <w:r w:rsidR="00F04CEA">
        <w:t xml:space="preserve">en stabil referensspänning </w:t>
      </w:r>
      <w:r w:rsidR="009A3DCF" w:rsidRPr="0077679E">
        <w:rPr>
          <w:i/>
        </w:rPr>
        <w:t>V</w:t>
      </w:r>
      <w:r w:rsidR="009A3DCF" w:rsidRPr="00772ED0">
        <w:rPr>
          <w:szCs w:val="24"/>
          <w:vertAlign w:val="subscript"/>
          <w:rPrChange w:id="133" w:author="Erik Agrell" w:date="2015-12-13T21:28:00Z">
            <w:rPr>
              <w:i/>
              <w:szCs w:val="24"/>
              <w:vertAlign w:val="subscript"/>
            </w:rPr>
          </w:rPrChange>
        </w:rPr>
        <w:t>REF</w:t>
      </w:r>
      <w:r w:rsidR="00234878" w:rsidRPr="0077679E">
        <w:t xml:space="preserve"> = 5,6 V.</w:t>
      </w:r>
      <w:r w:rsidR="00E20A64">
        <w:t xml:space="preserve"> </w:t>
      </w:r>
      <w:proofErr w:type="spellStart"/>
      <w:r w:rsidR="00E20A64">
        <w:t>Zenerdioden</w:t>
      </w:r>
      <w:proofErr w:type="spellEnd"/>
      <w:r w:rsidR="00E20A64">
        <w:t xml:space="preserve"> är märkt max 0</w:t>
      </w:r>
      <w:r w:rsidR="00D3593B">
        <w:t>,</w:t>
      </w:r>
      <w:r w:rsidR="00E20A64">
        <w:t>5 W, vilket begränsar dess maximala ström.</w:t>
      </w:r>
    </w:p>
    <w:p w14:paraId="6B87FC02" w14:textId="5D62A9D2" w:rsidR="00E20A64" w:rsidRPr="0077679E" w:rsidRDefault="000E3D2F" w:rsidP="0044669D">
      <w:pPr>
        <w:pStyle w:val="ListBullet"/>
      </w:pPr>
      <w:r>
        <w:lastRenderedPageBreak/>
        <w:t>Den streckade linjen i figur</w:t>
      </w:r>
      <w:r w:rsidR="00E20A64">
        <w:t xml:space="preserve"> 2.2 kommer i senare labbar att ge en referensspänning til</w:t>
      </w:r>
      <w:r>
        <w:t xml:space="preserve">l </w:t>
      </w:r>
      <w:proofErr w:type="spellStart"/>
      <w:r>
        <w:t>sample</w:t>
      </w:r>
      <w:proofErr w:type="spellEnd"/>
      <w:r>
        <w:t>-and-</w:t>
      </w:r>
      <w:proofErr w:type="spellStart"/>
      <w:r>
        <w:t>hold</w:t>
      </w:r>
      <w:proofErr w:type="spellEnd"/>
      <w:r>
        <w:t>-kretsen i figur</w:t>
      </w:r>
      <w:r w:rsidR="00E20A64">
        <w:t xml:space="preserve"> 4.</w:t>
      </w:r>
      <w:ins w:id="134" w:author="Erik Agrell" w:date="2015-10-27T22:55:00Z">
        <w:r w:rsidR="00EB31B8">
          <w:t>2</w:t>
        </w:r>
      </w:ins>
      <w:del w:id="135" w:author="Erik Agrell" w:date="2015-10-27T22:55:00Z">
        <w:r w:rsidR="00E20A64" w:rsidDel="00EB31B8">
          <w:delText>3</w:delText>
        </w:r>
      </w:del>
      <w:r w:rsidR="00E20A64">
        <w:t>, D/A-</w:t>
      </w:r>
      <w:proofErr w:type="spellStart"/>
      <w:r w:rsidR="00E20A64">
        <w:t>omvandlandarens</w:t>
      </w:r>
      <w:proofErr w:type="spellEnd"/>
      <w:r w:rsidR="00E20A64">
        <w:t xml:space="preserve"> offset-motstånd </w:t>
      </w:r>
      <w:r w:rsidR="00E20A64" w:rsidRPr="00DA2BE0">
        <w:rPr>
          <w:i/>
        </w:rPr>
        <w:t>R</w:t>
      </w:r>
      <w:r w:rsidR="00E20A64" w:rsidRPr="00DA2BE0">
        <w:rPr>
          <w:vertAlign w:val="subscript"/>
        </w:rPr>
        <w:t>5</w:t>
      </w:r>
      <w:r>
        <w:t xml:space="preserve"> i figur</w:t>
      </w:r>
      <w:r w:rsidR="00E20A64">
        <w:t xml:space="preserve"> 4.</w:t>
      </w:r>
      <w:ins w:id="136" w:author="Erik Agrell" w:date="2015-10-27T22:55:00Z">
        <w:r w:rsidR="00EB31B8">
          <w:t>4</w:t>
        </w:r>
      </w:ins>
      <w:del w:id="137" w:author="Erik Agrell" w:date="2015-10-27T22:55:00Z">
        <w:r w:rsidR="00E20A64" w:rsidDel="00EB31B8">
          <w:delText>5</w:delText>
        </w:r>
      </w:del>
      <w:r w:rsidR="00E20A64">
        <w:t xml:space="preserve"> och mikrofonen</w:t>
      </w:r>
      <w:r>
        <w:t xml:space="preserve"> i figur</w:t>
      </w:r>
      <w:r w:rsidR="00E20A64">
        <w:t xml:space="preserve"> 5.2. Dessa komponenter drar </w:t>
      </w:r>
      <w:proofErr w:type="spellStart"/>
      <w:r w:rsidR="00E20A64">
        <w:t>tillsammas</w:t>
      </w:r>
      <w:proofErr w:type="spellEnd"/>
      <w:r w:rsidR="00E20A64">
        <w:t xml:space="preserve"> maximalt 2 mA.</w:t>
      </w:r>
    </w:p>
    <w:p w14:paraId="3A575308" w14:textId="77777777" w:rsidR="009A3DCF" w:rsidRPr="0077679E" w:rsidRDefault="009A3DCF" w:rsidP="0044669D">
      <w:pPr>
        <w:pStyle w:val="ListBullet"/>
      </w:pPr>
      <w:r w:rsidRPr="0077679E">
        <w:t>Som logiska nivåer använder vi 0 V för logisk ’0’ och +3,3 V för logisk ’1’.</w:t>
      </w:r>
    </w:p>
    <w:p w14:paraId="441EA5AE" w14:textId="6E517CEA" w:rsidR="00C30518" w:rsidRPr="001446D8" w:rsidRDefault="003D1913" w:rsidP="00B415FD">
      <w:pPr>
        <w:pStyle w:val="Heading2"/>
      </w:pPr>
      <w:r>
        <w:t>Tillgängliga k</w:t>
      </w:r>
      <w:r w:rsidR="00C30518" w:rsidRPr="001446D8">
        <w:t>omponenter</w:t>
      </w:r>
    </w:p>
    <w:p w14:paraId="66C6DB80" w14:textId="69B3F9F6" w:rsidR="00C30518" w:rsidRPr="003D1913" w:rsidRDefault="00C30518" w:rsidP="0044669D">
      <w:pPr>
        <w:pStyle w:val="ListBullet"/>
      </w:pPr>
      <w:r w:rsidRPr="003D1913">
        <w:t>8-bitars D/A-omvandlare DAC 0808</w:t>
      </w:r>
    </w:p>
    <w:p w14:paraId="75DFAECA" w14:textId="44C0CCAC" w:rsidR="00C30518" w:rsidRPr="003D1913" w:rsidRDefault="00C30518" w:rsidP="0044669D">
      <w:pPr>
        <w:pStyle w:val="ListBullet"/>
      </w:pPr>
      <w:proofErr w:type="spellStart"/>
      <w:r w:rsidRPr="003D1913">
        <w:t>Labkortet</w:t>
      </w:r>
      <w:proofErr w:type="spellEnd"/>
      <w:r w:rsidRPr="003D1913">
        <w:t xml:space="preserve"> DE1 från </w:t>
      </w:r>
      <w:proofErr w:type="spellStart"/>
      <w:r w:rsidRPr="003D1913">
        <w:t>Altera</w:t>
      </w:r>
      <w:proofErr w:type="spellEnd"/>
    </w:p>
    <w:p w14:paraId="21416DCD" w14:textId="19FCB3F5" w:rsidR="00C30518" w:rsidRPr="005E529C" w:rsidRDefault="00C30518" w:rsidP="0044669D">
      <w:pPr>
        <w:pStyle w:val="ListBullet"/>
        <w:rPr>
          <w:szCs w:val="24"/>
        </w:rPr>
      </w:pPr>
      <w:r w:rsidRPr="005E529C">
        <w:rPr>
          <w:szCs w:val="24"/>
        </w:rPr>
        <w:t>Dubbla operationsförstärkaren TL072</w:t>
      </w:r>
    </w:p>
    <w:p w14:paraId="057F4A47" w14:textId="0E35D0C5" w:rsidR="003D1913" w:rsidRPr="00D17984" w:rsidRDefault="00C30518" w:rsidP="0044669D">
      <w:pPr>
        <w:pStyle w:val="ListBullet"/>
        <w:rPr>
          <w:ins w:id="138" w:author="Erik Agrell" w:date="2015-10-27T22:29:00Z"/>
          <w:rFonts w:ascii="Times" w:hAnsi="Times"/>
          <w:szCs w:val="24"/>
          <w:rPrChange w:id="139" w:author="Erik Agrell" w:date="2015-10-27T22:29:00Z">
            <w:rPr>
              <w:ins w:id="140" w:author="Erik Agrell" w:date="2015-10-27T22:29:00Z"/>
              <w:szCs w:val="24"/>
            </w:rPr>
          </w:rPrChange>
        </w:rPr>
      </w:pPr>
      <w:r w:rsidRPr="005E529C">
        <w:rPr>
          <w:szCs w:val="24"/>
        </w:rPr>
        <w:t xml:space="preserve">Resistorer </w:t>
      </w:r>
      <w:r w:rsidR="006456A7">
        <w:rPr>
          <w:szCs w:val="24"/>
        </w:rPr>
        <w:t>(</w:t>
      </w:r>
      <w:proofErr w:type="spellStart"/>
      <w:r w:rsidR="006456A7">
        <w:rPr>
          <w:szCs w:val="24"/>
        </w:rPr>
        <w:t>maxeffect</w:t>
      </w:r>
      <w:proofErr w:type="spellEnd"/>
      <w:r w:rsidR="006456A7">
        <w:rPr>
          <w:szCs w:val="24"/>
        </w:rPr>
        <w:t xml:space="preserve"> 0</w:t>
      </w:r>
      <w:r w:rsidR="00D3593B">
        <w:rPr>
          <w:szCs w:val="24"/>
        </w:rPr>
        <w:t>,</w:t>
      </w:r>
      <w:r w:rsidR="006456A7">
        <w:rPr>
          <w:szCs w:val="24"/>
        </w:rPr>
        <w:t xml:space="preserve">25 W) </w:t>
      </w:r>
      <w:r w:rsidRPr="005E529C">
        <w:rPr>
          <w:szCs w:val="24"/>
        </w:rPr>
        <w:t xml:space="preserve">och </w:t>
      </w:r>
      <w:proofErr w:type="spellStart"/>
      <w:r w:rsidRPr="005E529C">
        <w:rPr>
          <w:szCs w:val="24"/>
        </w:rPr>
        <w:t>zenerdiod</w:t>
      </w:r>
      <w:proofErr w:type="spellEnd"/>
      <w:r w:rsidR="006456A7">
        <w:rPr>
          <w:szCs w:val="24"/>
        </w:rPr>
        <w:t xml:space="preserve"> (max 0</w:t>
      </w:r>
      <w:r w:rsidR="00D3593B">
        <w:rPr>
          <w:szCs w:val="24"/>
        </w:rPr>
        <w:t>,</w:t>
      </w:r>
      <w:r w:rsidR="006456A7">
        <w:rPr>
          <w:szCs w:val="24"/>
        </w:rPr>
        <w:t>5 W)</w:t>
      </w:r>
    </w:p>
    <w:p w14:paraId="04D37111" w14:textId="445A55CD" w:rsidR="00D17984" w:rsidRPr="00D17984" w:rsidRDefault="00D17984" w:rsidP="0044669D">
      <w:pPr>
        <w:pStyle w:val="ListBullet"/>
        <w:rPr>
          <w:ins w:id="141" w:author="Erik Agrell" w:date="2015-10-27T22:30:00Z"/>
          <w:rFonts w:ascii="Times" w:hAnsi="Times"/>
          <w:szCs w:val="24"/>
          <w:rPrChange w:id="142" w:author="Erik Agrell" w:date="2015-10-27T22:30:00Z">
            <w:rPr>
              <w:ins w:id="143" w:author="Erik Agrell" w:date="2015-10-27T22:30:00Z"/>
              <w:rFonts w:ascii="Symbol" w:hAnsi="Symbol"/>
            </w:rPr>
          </w:rPrChange>
        </w:rPr>
      </w:pPr>
      <w:ins w:id="144" w:author="Erik Agrell" w:date="2015-10-27T22:29:00Z">
        <w:r>
          <w:rPr>
            <w:szCs w:val="24"/>
          </w:rPr>
          <w:t xml:space="preserve">Motstånd i E12-serien från 1 </w:t>
        </w:r>
      </w:ins>
      <w:ins w:id="145" w:author="Erik Agrell" w:date="2015-10-27T22:31:00Z">
        <w:r w:rsidRPr="004C45CE">
          <w:rPr>
            <w:rFonts w:ascii="Times" w:hAnsi="Times"/>
          </w:rPr>
          <w:t>k</w:t>
        </w:r>
        <w:r w:rsidRPr="004C45CE">
          <w:rPr>
            <w:rFonts w:ascii="Symbol" w:hAnsi="Symbol"/>
          </w:rPr>
          <w:t></w:t>
        </w:r>
        <w:r>
          <w:rPr>
            <w:rFonts w:ascii="Symbol" w:hAnsi="Symbol"/>
          </w:rPr>
          <w:t></w:t>
        </w:r>
      </w:ins>
      <w:ins w:id="146" w:author="Erik Agrell" w:date="2015-10-27T22:29:00Z">
        <w:r>
          <w:rPr>
            <w:szCs w:val="24"/>
          </w:rPr>
          <w:t xml:space="preserve">till 10 </w:t>
        </w:r>
      </w:ins>
      <w:ins w:id="147" w:author="Erik Agrell" w:date="2015-10-27T22:30:00Z">
        <w:r w:rsidRPr="004C45CE">
          <w:rPr>
            <w:rFonts w:ascii="Times" w:hAnsi="Times"/>
          </w:rPr>
          <w:t>k</w:t>
        </w:r>
        <w:r w:rsidRPr="004C45CE">
          <w:rPr>
            <w:rFonts w:ascii="Symbol" w:hAnsi="Symbol"/>
          </w:rPr>
          <w:t></w:t>
        </w:r>
      </w:ins>
    </w:p>
    <w:p w14:paraId="4597FC8A" w14:textId="3C325B30" w:rsidR="00D17984" w:rsidRPr="005E529C" w:rsidRDefault="00D17984" w:rsidP="0044669D">
      <w:pPr>
        <w:pStyle w:val="ListBullet"/>
        <w:rPr>
          <w:rFonts w:ascii="Times" w:hAnsi="Times"/>
          <w:szCs w:val="24"/>
        </w:rPr>
      </w:pPr>
      <w:ins w:id="148" w:author="Erik Agrell" w:date="2015-10-27T22:30:00Z">
        <w:r>
          <w:rPr>
            <w:szCs w:val="24"/>
          </w:rPr>
          <w:t>Kondensatorer</w:t>
        </w:r>
      </w:ins>
      <w:ins w:id="149" w:author="Erik Agrell" w:date="2015-10-27T22:31:00Z">
        <w:r>
          <w:rPr>
            <w:szCs w:val="24"/>
          </w:rPr>
          <w:t xml:space="preserve"> i E6-serien från 1 </w:t>
        </w:r>
        <w:proofErr w:type="spellStart"/>
        <w:r>
          <w:rPr>
            <w:szCs w:val="24"/>
          </w:rPr>
          <w:t>nF</w:t>
        </w:r>
        <w:proofErr w:type="spellEnd"/>
        <w:r>
          <w:rPr>
            <w:szCs w:val="24"/>
          </w:rPr>
          <w:t xml:space="preserve"> till 33 </w:t>
        </w:r>
        <w:proofErr w:type="spellStart"/>
        <w:r>
          <w:rPr>
            <w:szCs w:val="24"/>
          </w:rPr>
          <w:t>nF</w:t>
        </w:r>
      </w:ins>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6"/>
        <w:gridCol w:w="3265"/>
        <w:gridCol w:w="2734"/>
      </w:tblGrid>
      <w:tr w:rsidR="003D1913" w14:paraId="40D15D70" w14:textId="77777777" w:rsidTr="006130D3">
        <w:tc>
          <w:tcPr>
            <w:tcW w:w="3282" w:type="dxa"/>
          </w:tcPr>
          <w:p w14:paraId="7F51403C" w14:textId="77777777" w:rsidR="003D1913" w:rsidRDefault="003D1913" w:rsidP="006130D3">
            <w:pPr>
              <w:spacing w:before="100" w:beforeAutospacing="1" w:after="100" w:afterAutospacing="1" w:line="240" w:lineRule="atLeast"/>
              <w:rPr>
                <w:rFonts w:ascii="Times" w:hAnsi="Times"/>
              </w:rPr>
            </w:pPr>
            <w:r w:rsidRPr="00E71412">
              <w:rPr>
                <w:b/>
                <w:noProof/>
                <w:lang w:val="en-US"/>
              </w:rPr>
              <w:drawing>
                <wp:inline distT="0" distB="0" distL="0" distR="0" wp14:anchorId="325B1E78" wp14:editId="6CACAAB9">
                  <wp:extent cx="2311400" cy="2679700"/>
                  <wp:effectExtent l="0" t="0" r="0" b="12700"/>
                  <wp:docPr id="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1400" cy="2679700"/>
                          </a:xfrm>
                          <a:prstGeom prst="rect">
                            <a:avLst/>
                          </a:prstGeom>
                          <a:noFill/>
                          <a:ln>
                            <a:noFill/>
                          </a:ln>
                        </pic:spPr>
                      </pic:pic>
                    </a:graphicData>
                  </a:graphic>
                </wp:inline>
              </w:drawing>
            </w:r>
          </w:p>
        </w:tc>
        <w:tc>
          <w:tcPr>
            <w:tcW w:w="3283" w:type="dxa"/>
          </w:tcPr>
          <w:p w14:paraId="6B1A31B5" w14:textId="77777777" w:rsidR="003D1913" w:rsidRDefault="003D1913" w:rsidP="006130D3">
            <w:pPr>
              <w:spacing w:before="100" w:beforeAutospacing="1" w:after="100" w:afterAutospacing="1" w:line="240" w:lineRule="atLeast"/>
              <w:rPr>
                <w:rFonts w:ascii="Times" w:hAnsi="Times"/>
              </w:rPr>
            </w:pPr>
            <w:r w:rsidRPr="00E71412">
              <w:rPr>
                <w:b/>
                <w:noProof/>
                <w:lang w:val="en-US"/>
              </w:rPr>
              <w:drawing>
                <wp:inline distT="0" distB="0" distL="0" distR="0" wp14:anchorId="371E5FD6" wp14:editId="234F6C7C">
                  <wp:extent cx="1892300" cy="1498600"/>
                  <wp:effectExtent l="0" t="0" r="12700" b="0"/>
                  <wp:docPr id="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2300" cy="1498600"/>
                          </a:xfrm>
                          <a:prstGeom prst="rect">
                            <a:avLst/>
                          </a:prstGeom>
                          <a:noFill/>
                          <a:ln>
                            <a:noFill/>
                          </a:ln>
                        </pic:spPr>
                      </pic:pic>
                    </a:graphicData>
                  </a:graphic>
                </wp:inline>
              </w:drawing>
            </w:r>
          </w:p>
        </w:tc>
        <w:tc>
          <w:tcPr>
            <w:tcW w:w="3283" w:type="dxa"/>
          </w:tcPr>
          <w:p w14:paraId="66F1ECF4" w14:textId="77777777" w:rsidR="003D1913" w:rsidRPr="009C29E8" w:rsidRDefault="003D1913" w:rsidP="006130D3">
            <w:pPr>
              <w:rPr>
                <w:rFonts w:ascii="Times" w:hAnsi="Times"/>
              </w:rPr>
            </w:pPr>
          </w:p>
          <w:tbl>
            <w:tblPr>
              <w:tblStyle w:val="TableGrid"/>
              <w:tblW w:w="0" w:type="auto"/>
              <w:tblLook w:val="04A0" w:firstRow="1" w:lastRow="0" w:firstColumn="1" w:lastColumn="0" w:noHBand="0" w:noVBand="1"/>
            </w:tblPr>
            <w:tblGrid>
              <w:gridCol w:w="813"/>
              <w:gridCol w:w="709"/>
            </w:tblGrid>
            <w:tr w:rsidR="003D1913" w14:paraId="123BAE47" w14:textId="77777777" w:rsidTr="006130D3">
              <w:tc>
                <w:tcPr>
                  <w:tcW w:w="813" w:type="dxa"/>
                  <w:tcBorders>
                    <w:bottom w:val="single" w:sz="4" w:space="0" w:color="auto"/>
                  </w:tcBorders>
                </w:tcPr>
                <w:p w14:paraId="6A1C44C0" w14:textId="77777777" w:rsidR="003D1913" w:rsidRPr="004C45CE" w:rsidRDefault="003D1913" w:rsidP="006130D3">
                  <w:pPr>
                    <w:rPr>
                      <w:rFonts w:ascii="Times" w:hAnsi="Times"/>
                      <w:b/>
                    </w:rPr>
                  </w:pPr>
                  <w:r w:rsidRPr="004C45CE">
                    <w:rPr>
                      <w:rFonts w:ascii="Times" w:hAnsi="Times"/>
                      <w:b/>
                    </w:rPr>
                    <w:t>E12</w:t>
                  </w:r>
                </w:p>
              </w:tc>
              <w:tc>
                <w:tcPr>
                  <w:tcW w:w="709" w:type="dxa"/>
                  <w:tcBorders>
                    <w:bottom w:val="single" w:sz="4" w:space="0" w:color="auto"/>
                  </w:tcBorders>
                </w:tcPr>
                <w:p w14:paraId="59865A1B" w14:textId="77777777" w:rsidR="003D1913" w:rsidRPr="004C45CE" w:rsidRDefault="003D1913" w:rsidP="006130D3">
                  <w:pPr>
                    <w:rPr>
                      <w:rFonts w:ascii="Times" w:hAnsi="Times"/>
                      <w:b/>
                    </w:rPr>
                  </w:pPr>
                  <w:r w:rsidRPr="004C45CE">
                    <w:rPr>
                      <w:rFonts w:ascii="Times" w:hAnsi="Times"/>
                      <w:b/>
                    </w:rPr>
                    <w:t>E6</w:t>
                  </w:r>
                </w:p>
              </w:tc>
            </w:tr>
            <w:tr w:rsidR="003D1913" w14:paraId="69A97F13" w14:textId="77777777" w:rsidTr="006130D3">
              <w:tc>
                <w:tcPr>
                  <w:tcW w:w="813" w:type="dxa"/>
                  <w:tcBorders>
                    <w:bottom w:val="nil"/>
                    <w:right w:val="single" w:sz="4" w:space="0" w:color="auto"/>
                  </w:tcBorders>
                </w:tcPr>
                <w:p w14:paraId="1699A5EC" w14:textId="77777777" w:rsidR="003D1913" w:rsidRDefault="003D1913" w:rsidP="006130D3">
                  <w:pPr>
                    <w:rPr>
                      <w:rFonts w:ascii="Times" w:hAnsi="Times"/>
                    </w:rPr>
                  </w:pPr>
                  <w:r>
                    <w:rPr>
                      <w:rFonts w:ascii="Times" w:hAnsi="Times"/>
                    </w:rPr>
                    <w:t>10</w:t>
                  </w:r>
                </w:p>
              </w:tc>
              <w:tc>
                <w:tcPr>
                  <w:tcW w:w="709" w:type="dxa"/>
                  <w:tcBorders>
                    <w:left w:val="single" w:sz="4" w:space="0" w:color="auto"/>
                    <w:bottom w:val="nil"/>
                  </w:tcBorders>
                </w:tcPr>
                <w:p w14:paraId="1F7F1731" w14:textId="77777777" w:rsidR="003D1913" w:rsidRDefault="003D1913" w:rsidP="006130D3">
                  <w:pPr>
                    <w:rPr>
                      <w:rFonts w:ascii="Times" w:hAnsi="Times"/>
                    </w:rPr>
                  </w:pPr>
                  <w:r>
                    <w:rPr>
                      <w:rFonts w:ascii="Times" w:hAnsi="Times"/>
                    </w:rPr>
                    <w:t>10</w:t>
                  </w:r>
                </w:p>
              </w:tc>
            </w:tr>
            <w:tr w:rsidR="003D1913" w14:paraId="2294661B" w14:textId="77777777" w:rsidTr="006130D3">
              <w:tc>
                <w:tcPr>
                  <w:tcW w:w="813" w:type="dxa"/>
                  <w:tcBorders>
                    <w:top w:val="nil"/>
                    <w:bottom w:val="nil"/>
                    <w:right w:val="single" w:sz="4" w:space="0" w:color="auto"/>
                  </w:tcBorders>
                </w:tcPr>
                <w:p w14:paraId="267CF8A9" w14:textId="77777777" w:rsidR="003D1913" w:rsidRDefault="003D1913" w:rsidP="006130D3">
                  <w:pPr>
                    <w:rPr>
                      <w:rFonts w:ascii="Times" w:hAnsi="Times"/>
                    </w:rPr>
                  </w:pPr>
                  <w:r>
                    <w:rPr>
                      <w:rFonts w:ascii="Times" w:hAnsi="Times"/>
                    </w:rPr>
                    <w:t>12</w:t>
                  </w:r>
                </w:p>
              </w:tc>
              <w:tc>
                <w:tcPr>
                  <w:tcW w:w="709" w:type="dxa"/>
                  <w:tcBorders>
                    <w:top w:val="nil"/>
                    <w:left w:val="single" w:sz="4" w:space="0" w:color="auto"/>
                    <w:bottom w:val="nil"/>
                  </w:tcBorders>
                </w:tcPr>
                <w:p w14:paraId="235C2F6E" w14:textId="77777777" w:rsidR="003D1913" w:rsidRDefault="003D1913" w:rsidP="006130D3">
                  <w:pPr>
                    <w:rPr>
                      <w:rFonts w:ascii="Times" w:hAnsi="Times"/>
                    </w:rPr>
                  </w:pPr>
                </w:p>
              </w:tc>
            </w:tr>
            <w:tr w:rsidR="003D1913" w14:paraId="7B2F284D" w14:textId="77777777" w:rsidTr="006130D3">
              <w:tc>
                <w:tcPr>
                  <w:tcW w:w="813" w:type="dxa"/>
                  <w:tcBorders>
                    <w:top w:val="nil"/>
                    <w:bottom w:val="nil"/>
                    <w:right w:val="single" w:sz="4" w:space="0" w:color="auto"/>
                  </w:tcBorders>
                </w:tcPr>
                <w:p w14:paraId="321DD6CD" w14:textId="77777777" w:rsidR="003D1913" w:rsidRDefault="003D1913" w:rsidP="006130D3">
                  <w:pPr>
                    <w:rPr>
                      <w:rFonts w:ascii="Times" w:hAnsi="Times"/>
                    </w:rPr>
                  </w:pPr>
                  <w:r>
                    <w:rPr>
                      <w:rFonts w:ascii="Times" w:hAnsi="Times"/>
                    </w:rPr>
                    <w:t>15</w:t>
                  </w:r>
                </w:p>
              </w:tc>
              <w:tc>
                <w:tcPr>
                  <w:tcW w:w="709" w:type="dxa"/>
                  <w:tcBorders>
                    <w:top w:val="nil"/>
                    <w:left w:val="single" w:sz="4" w:space="0" w:color="auto"/>
                    <w:bottom w:val="nil"/>
                  </w:tcBorders>
                </w:tcPr>
                <w:p w14:paraId="3DC64AC4" w14:textId="77777777" w:rsidR="003D1913" w:rsidRDefault="003D1913" w:rsidP="006130D3">
                  <w:pPr>
                    <w:rPr>
                      <w:rFonts w:ascii="Times" w:hAnsi="Times"/>
                    </w:rPr>
                  </w:pPr>
                  <w:r>
                    <w:rPr>
                      <w:rFonts w:ascii="Times" w:hAnsi="Times"/>
                    </w:rPr>
                    <w:t>15</w:t>
                  </w:r>
                </w:p>
              </w:tc>
            </w:tr>
            <w:tr w:rsidR="003D1913" w14:paraId="2110AE94" w14:textId="77777777" w:rsidTr="006130D3">
              <w:tc>
                <w:tcPr>
                  <w:tcW w:w="813" w:type="dxa"/>
                  <w:tcBorders>
                    <w:top w:val="nil"/>
                    <w:bottom w:val="nil"/>
                    <w:right w:val="single" w:sz="4" w:space="0" w:color="auto"/>
                  </w:tcBorders>
                </w:tcPr>
                <w:p w14:paraId="5B2A0FC7" w14:textId="77777777" w:rsidR="003D1913" w:rsidRDefault="003D1913" w:rsidP="006130D3">
                  <w:pPr>
                    <w:rPr>
                      <w:rFonts w:ascii="Times" w:hAnsi="Times"/>
                    </w:rPr>
                  </w:pPr>
                  <w:r>
                    <w:rPr>
                      <w:rFonts w:ascii="Times" w:hAnsi="Times"/>
                    </w:rPr>
                    <w:t>18</w:t>
                  </w:r>
                </w:p>
              </w:tc>
              <w:tc>
                <w:tcPr>
                  <w:tcW w:w="709" w:type="dxa"/>
                  <w:tcBorders>
                    <w:top w:val="nil"/>
                    <w:left w:val="single" w:sz="4" w:space="0" w:color="auto"/>
                    <w:bottom w:val="nil"/>
                  </w:tcBorders>
                </w:tcPr>
                <w:p w14:paraId="77AC1E3B" w14:textId="77777777" w:rsidR="003D1913" w:rsidRDefault="003D1913" w:rsidP="006130D3">
                  <w:pPr>
                    <w:rPr>
                      <w:rFonts w:ascii="Times" w:hAnsi="Times"/>
                    </w:rPr>
                  </w:pPr>
                </w:p>
              </w:tc>
            </w:tr>
            <w:tr w:rsidR="003D1913" w14:paraId="46A322CF" w14:textId="77777777" w:rsidTr="006130D3">
              <w:tc>
                <w:tcPr>
                  <w:tcW w:w="813" w:type="dxa"/>
                  <w:tcBorders>
                    <w:top w:val="nil"/>
                    <w:bottom w:val="nil"/>
                    <w:right w:val="single" w:sz="4" w:space="0" w:color="auto"/>
                  </w:tcBorders>
                </w:tcPr>
                <w:p w14:paraId="18062209" w14:textId="77777777" w:rsidR="003D1913" w:rsidRDefault="003D1913" w:rsidP="006130D3">
                  <w:pPr>
                    <w:rPr>
                      <w:rFonts w:ascii="Times" w:hAnsi="Times"/>
                    </w:rPr>
                  </w:pPr>
                  <w:r>
                    <w:rPr>
                      <w:rFonts w:ascii="Times" w:hAnsi="Times"/>
                    </w:rPr>
                    <w:t>22</w:t>
                  </w:r>
                </w:p>
              </w:tc>
              <w:tc>
                <w:tcPr>
                  <w:tcW w:w="709" w:type="dxa"/>
                  <w:tcBorders>
                    <w:top w:val="nil"/>
                    <w:left w:val="single" w:sz="4" w:space="0" w:color="auto"/>
                    <w:bottom w:val="nil"/>
                  </w:tcBorders>
                </w:tcPr>
                <w:p w14:paraId="3E546493" w14:textId="77777777" w:rsidR="003D1913" w:rsidRDefault="003D1913" w:rsidP="006130D3">
                  <w:pPr>
                    <w:rPr>
                      <w:rFonts w:ascii="Times" w:hAnsi="Times"/>
                    </w:rPr>
                  </w:pPr>
                  <w:r>
                    <w:rPr>
                      <w:rFonts w:ascii="Times" w:hAnsi="Times"/>
                    </w:rPr>
                    <w:t>22</w:t>
                  </w:r>
                </w:p>
              </w:tc>
            </w:tr>
            <w:tr w:rsidR="003D1913" w14:paraId="57BAA401" w14:textId="77777777" w:rsidTr="006130D3">
              <w:tc>
                <w:tcPr>
                  <w:tcW w:w="813" w:type="dxa"/>
                  <w:tcBorders>
                    <w:top w:val="nil"/>
                    <w:bottom w:val="nil"/>
                    <w:right w:val="single" w:sz="4" w:space="0" w:color="auto"/>
                  </w:tcBorders>
                </w:tcPr>
                <w:p w14:paraId="7B7B3D02" w14:textId="77777777" w:rsidR="003D1913" w:rsidRDefault="003D1913" w:rsidP="006130D3">
                  <w:pPr>
                    <w:rPr>
                      <w:rFonts w:ascii="Times" w:hAnsi="Times"/>
                    </w:rPr>
                  </w:pPr>
                  <w:r>
                    <w:rPr>
                      <w:rFonts w:ascii="Times" w:hAnsi="Times"/>
                    </w:rPr>
                    <w:t>27</w:t>
                  </w:r>
                </w:p>
              </w:tc>
              <w:tc>
                <w:tcPr>
                  <w:tcW w:w="709" w:type="dxa"/>
                  <w:tcBorders>
                    <w:top w:val="nil"/>
                    <w:left w:val="single" w:sz="4" w:space="0" w:color="auto"/>
                    <w:bottom w:val="nil"/>
                  </w:tcBorders>
                </w:tcPr>
                <w:p w14:paraId="41E05F73" w14:textId="77777777" w:rsidR="003D1913" w:rsidRDefault="003D1913" w:rsidP="006130D3">
                  <w:pPr>
                    <w:rPr>
                      <w:rFonts w:ascii="Times" w:hAnsi="Times"/>
                    </w:rPr>
                  </w:pPr>
                </w:p>
              </w:tc>
            </w:tr>
            <w:tr w:rsidR="003D1913" w14:paraId="7B974581" w14:textId="77777777" w:rsidTr="006130D3">
              <w:tc>
                <w:tcPr>
                  <w:tcW w:w="813" w:type="dxa"/>
                  <w:tcBorders>
                    <w:top w:val="nil"/>
                    <w:bottom w:val="nil"/>
                    <w:right w:val="single" w:sz="4" w:space="0" w:color="auto"/>
                  </w:tcBorders>
                </w:tcPr>
                <w:p w14:paraId="2E32A36A" w14:textId="77777777" w:rsidR="003D1913" w:rsidRDefault="003D1913" w:rsidP="006130D3">
                  <w:pPr>
                    <w:rPr>
                      <w:rFonts w:ascii="Times" w:hAnsi="Times"/>
                    </w:rPr>
                  </w:pPr>
                  <w:r>
                    <w:rPr>
                      <w:rFonts w:ascii="Times" w:hAnsi="Times"/>
                    </w:rPr>
                    <w:t>33</w:t>
                  </w:r>
                </w:p>
              </w:tc>
              <w:tc>
                <w:tcPr>
                  <w:tcW w:w="709" w:type="dxa"/>
                  <w:tcBorders>
                    <w:top w:val="nil"/>
                    <w:left w:val="single" w:sz="4" w:space="0" w:color="auto"/>
                    <w:bottom w:val="nil"/>
                  </w:tcBorders>
                </w:tcPr>
                <w:p w14:paraId="67B3E64F" w14:textId="77777777" w:rsidR="003D1913" w:rsidRDefault="003D1913" w:rsidP="006130D3">
                  <w:pPr>
                    <w:rPr>
                      <w:rFonts w:ascii="Times" w:hAnsi="Times"/>
                    </w:rPr>
                  </w:pPr>
                  <w:r>
                    <w:rPr>
                      <w:rFonts w:ascii="Times" w:hAnsi="Times"/>
                    </w:rPr>
                    <w:t>33</w:t>
                  </w:r>
                </w:p>
              </w:tc>
            </w:tr>
            <w:tr w:rsidR="003D1913" w14:paraId="1F77471A" w14:textId="77777777" w:rsidTr="006130D3">
              <w:tc>
                <w:tcPr>
                  <w:tcW w:w="813" w:type="dxa"/>
                  <w:tcBorders>
                    <w:top w:val="nil"/>
                    <w:bottom w:val="nil"/>
                    <w:right w:val="single" w:sz="4" w:space="0" w:color="auto"/>
                  </w:tcBorders>
                </w:tcPr>
                <w:p w14:paraId="755259C6" w14:textId="77777777" w:rsidR="003D1913" w:rsidRDefault="003D1913" w:rsidP="006130D3">
                  <w:pPr>
                    <w:rPr>
                      <w:rFonts w:ascii="Times" w:hAnsi="Times"/>
                    </w:rPr>
                  </w:pPr>
                  <w:r>
                    <w:rPr>
                      <w:rFonts w:ascii="Times" w:hAnsi="Times"/>
                    </w:rPr>
                    <w:t>39</w:t>
                  </w:r>
                </w:p>
              </w:tc>
              <w:tc>
                <w:tcPr>
                  <w:tcW w:w="709" w:type="dxa"/>
                  <w:tcBorders>
                    <w:top w:val="nil"/>
                    <w:left w:val="single" w:sz="4" w:space="0" w:color="auto"/>
                    <w:bottom w:val="nil"/>
                  </w:tcBorders>
                </w:tcPr>
                <w:p w14:paraId="734B0121" w14:textId="77777777" w:rsidR="003D1913" w:rsidRDefault="003D1913" w:rsidP="006130D3">
                  <w:pPr>
                    <w:rPr>
                      <w:rFonts w:ascii="Times" w:hAnsi="Times"/>
                    </w:rPr>
                  </w:pPr>
                </w:p>
              </w:tc>
            </w:tr>
            <w:tr w:rsidR="003D1913" w14:paraId="44D7A38D" w14:textId="77777777" w:rsidTr="006130D3">
              <w:tc>
                <w:tcPr>
                  <w:tcW w:w="813" w:type="dxa"/>
                  <w:tcBorders>
                    <w:top w:val="nil"/>
                    <w:bottom w:val="nil"/>
                    <w:right w:val="single" w:sz="4" w:space="0" w:color="auto"/>
                  </w:tcBorders>
                </w:tcPr>
                <w:p w14:paraId="3DEF6A84" w14:textId="77777777" w:rsidR="003D1913" w:rsidRDefault="003D1913" w:rsidP="006130D3">
                  <w:pPr>
                    <w:rPr>
                      <w:rFonts w:ascii="Times" w:hAnsi="Times"/>
                    </w:rPr>
                  </w:pPr>
                  <w:r>
                    <w:rPr>
                      <w:rFonts w:ascii="Times" w:hAnsi="Times"/>
                    </w:rPr>
                    <w:t>47</w:t>
                  </w:r>
                </w:p>
              </w:tc>
              <w:tc>
                <w:tcPr>
                  <w:tcW w:w="709" w:type="dxa"/>
                  <w:tcBorders>
                    <w:top w:val="nil"/>
                    <w:left w:val="single" w:sz="4" w:space="0" w:color="auto"/>
                    <w:bottom w:val="nil"/>
                  </w:tcBorders>
                </w:tcPr>
                <w:p w14:paraId="24D61B07" w14:textId="77777777" w:rsidR="003D1913" w:rsidRDefault="003D1913" w:rsidP="006130D3">
                  <w:pPr>
                    <w:rPr>
                      <w:rFonts w:ascii="Times" w:hAnsi="Times"/>
                    </w:rPr>
                  </w:pPr>
                  <w:r>
                    <w:rPr>
                      <w:rFonts w:ascii="Times" w:hAnsi="Times"/>
                    </w:rPr>
                    <w:t>47</w:t>
                  </w:r>
                </w:p>
              </w:tc>
            </w:tr>
            <w:tr w:rsidR="003D1913" w14:paraId="3AEBC642" w14:textId="77777777" w:rsidTr="006130D3">
              <w:tc>
                <w:tcPr>
                  <w:tcW w:w="813" w:type="dxa"/>
                  <w:tcBorders>
                    <w:top w:val="nil"/>
                    <w:bottom w:val="nil"/>
                    <w:right w:val="single" w:sz="4" w:space="0" w:color="auto"/>
                  </w:tcBorders>
                </w:tcPr>
                <w:p w14:paraId="1FAA210E" w14:textId="77777777" w:rsidR="003D1913" w:rsidRDefault="003D1913" w:rsidP="006130D3">
                  <w:pPr>
                    <w:rPr>
                      <w:rFonts w:ascii="Times" w:hAnsi="Times"/>
                    </w:rPr>
                  </w:pPr>
                  <w:r>
                    <w:rPr>
                      <w:rFonts w:ascii="Times" w:hAnsi="Times"/>
                    </w:rPr>
                    <w:t>56</w:t>
                  </w:r>
                </w:p>
              </w:tc>
              <w:tc>
                <w:tcPr>
                  <w:tcW w:w="709" w:type="dxa"/>
                  <w:tcBorders>
                    <w:top w:val="nil"/>
                    <w:left w:val="single" w:sz="4" w:space="0" w:color="auto"/>
                    <w:bottom w:val="nil"/>
                  </w:tcBorders>
                </w:tcPr>
                <w:p w14:paraId="5CC2DED7" w14:textId="77777777" w:rsidR="003D1913" w:rsidRDefault="003D1913" w:rsidP="006130D3">
                  <w:pPr>
                    <w:rPr>
                      <w:rFonts w:ascii="Times" w:hAnsi="Times"/>
                    </w:rPr>
                  </w:pPr>
                </w:p>
              </w:tc>
            </w:tr>
            <w:tr w:rsidR="003D1913" w14:paraId="0EE2BA10" w14:textId="77777777" w:rsidTr="006130D3">
              <w:tc>
                <w:tcPr>
                  <w:tcW w:w="813" w:type="dxa"/>
                  <w:tcBorders>
                    <w:top w:val="nil"/>
                    <w:bottom w:val="nil"/>
                    <w:right w:val="single" w:sz="4" w:space="0" w:color="auto"/>
                  </w:tcBorders>
                </w:tcPr>
                <w:p w14:paraId="022197E4" w14:textId="77777777" w:rsidR="003D1913" w:rsidRDefault="003D1913" w:rsidP="006130D3">
                  <w:pPr>
                    <w:rPr>
                      <w:rFonts w:ascii="Times" w:hAnsi="Times"/>
                    </w:rPr>
                  </w:pPr>
                  <w:r>
                    <w:rPr>
                      <w:rFonts w:ascii="Times" w:hAnsi="Times"/>
                    </w:rPr>
                    <w:t>68</w:t>
                  </w:r>
                </w:p>
              </w:tc>
              <w:tc>
                <w:tcPr>
                  <w:tcW w:w="709" w:type="dxa"/>
                  <w:tcBorders>
                    <w:top w:val="nil"/>
                    <w:left w:val="single" w:sz="4" w:space="0" w:color="auto"/>
                    <w:bottom w:val="nil"/>
                  </w:tcBorders>
                </w:tcPr>
                <w:p w14:paraId="5DCCA4FF" w14:textId="77777777" w:rsidR="003D1913" w:rsidRDefault="003D1913" w:rsidP="006130D3">
                  <w:pPr>
                    <w:rPr>
                      <w:rFonts w:ascii="Times" w:hAnsi="Times"/>
                    </w:rPr>
                  </w:pPr>
                  <w:r>
                    <w:rPr>
                      <w:rFonts w:ascii="Times" w:hAnsi="Times"/>
                    </w:rPr>
                    <w:t>68</w:t>
                  </w:r>
                </w:p>
              </w:tc>
            </w:tr>
            <w:tr w:rsidR="003D1913" w14:paraId="6DF2F8D0" w14:textId="77777777" w:rsidTr="006130D3">
              <w:tc>
                <w:tcPr>
                  <w:tcW w:w="813" w:type="dxa"/>
                  <w:tcBorders>
                    <w:top w:val="nil"/>
                    <w:right w:val="single" w:sz="4" w:space="0" w:color="auto"/>
                  </w:tcBorders>
                </w:tcPr>
                <w:p w14:paraId="2B089FC0" w14:textId="0E9079E0" w:rsidR="003D1913" w:rsidRDefault="003D1913" w:rsidP="006130D3">
                  <w:pPr>
                    <w:rPr>
                      <w:rFonts w:ascii="Times" w:hAnsi="Times"/>
                    </w:rPr>
                  </w:pPr>
                  <w:r>
                    <w:rPr>
                      <w:rFonts w:ascii="Times" w:hAnsi="Times"/>
                    </w:rPr>
                    <w:t>8</w:t>
                  </w:r>
                  <w:r w:rsidR="00E20A64">
                    <w:rPr>
                      <w:rFonts w:ascii="Times" w:hAnsi="Times"/>
                    </w:rPr>
                    <w:t>2</w:t>
                  </w:r>
                </w:p>
              </w:tc>
              <w:tc>
                <w:tcPr>
                  <w:tcW w:w="709" w:type="dxa"/>
                  <w:tcBorders>
                    <w:top w:val="nil"/>
                    <w:left w:val="single" w:sz="4" w:space="0" w:color="auto"/>
                  </w:tcBorders>
                </w:tcPr>
                <w:p w14:paraId="04E55B7A" w14:textId="77777777" w:rsidR="003D1913" w:rsidRDefault="003D1913" w:rsidP="006130D3">
                  <w:pPr>
                    <w:rPr>
                      <w:rFonts w:ascii="Times" w:hAnsi="Times"/>
                    </w:rPr>
                  </w:pPr>
                </w:p>
              </w:tc>
            </w:tr>
          </w:tbl>
          <w:p w14:paraId="1D4024D2" w14:textId="77777777" w:rsidR="003D1913" w:rsidRPr="009C29E8" w:rsidRDefault="003D1913" w:rsidP="006130D3">
            <w:pPr>
              <w:ind w:firstLine="720"/>
              <w:rPr>
                <w:rFonts w:ascii="Times" w:hAnsi="Times"/>
              </w:rPr>
            </w:pPr>
          </w:p>
        </w:tc>
      </w:tr>
    </w:tbl>
    <w:p w14:paraId="0DF2DAA4" w14:textId="28436052" w:rsidR="003D1913" w:rsidRPr="00064942" w:rsidRDefault="003D1913" w:rsidP="00CF05DC">
      <w:pPr>
        <w:pStyle w:val="Caption"/>
      </w:pPr>
      <w:bookmarkStart w:id="150" w:name="table02"/>
      <w:bookmarkStart w:id="151" w:name="graphic36"/>
      <w:bookmarkEnd w:id="150"/>
      <w:bookmarkEnd w:id="151"/>
      <w:r>
        <w:t>F</w:t>
      </w:r>
      <w:r w:rsidRPr="003D1913">
        <w:t>igur 2.3</w:t>
      </w:r>
      <w:r>
        <w:t xml:space="preserve">: </w:t>
      </w:r>
      <w:r w:rsidRPr="00064942">
        <w:t xml:space="preserve">Pinkonfigurationer hos </w:t>
      </w:r>
      <w:proofErr w:type="spellStart"/>
      <w:r w:rsidRPr="00064942">
        <w:t>DACen</w:t>
      </w:r>
      <w:proofErr w:type="spellEnd"/>
      <w:r w:rsidRPr="00064942">
        <w:t xml:space="preserve"> och </w:t>
      </w:r>
      <w:proofErr w:type="spellStart"/>
      <w:r w:rsidRPr="00064942">
        <w:t>op-förstärkarna</w:t>
      </w:r>
      <w:proofErr w:type="spellEnd"/>
      <w:r w:rsidRPr="00064942">
        <w:t>. Tabellen anger standardvärden för E12-serien (resistorer) och E6-serien (kondensatorer).</w:t>
      </w:r>
    </w:p>
    <w:p w14:paraId="4B255742" w14:textId="77777777" w:rsidR="009A3DCF" w:rsidRPr="001446D8" w:rsidRDefault="009A3DCF" w:rsidP="00B415FD">
      <w:pPr>
        <w:pStyle w:val="Heading2"/>
      </w:pPr>
      <w:r w:rsidRPr="001446D8">
        <w:t>Förberedelseuppgifter</w:t>
      </w:r>
    </w:p>
    <w:p w14:paraId="323AC5AF" w14:textId="3CED061D" w:rsidR="003D1913" w:rsidRPr="0044669D" w:rsidRDefault="007771BA" w:rsidP="00DA2BE0">
      <w:pPr>
        <w:pStyle w:val="Lis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560"/>
        </w:tabs>
      </w:pPr>
      <w:r>
        <w:t>2.1</w:t>
      </w:r>
      <w:r w:rsidR="000F486C">
        <w:tab/>
      </w:r>
      <w:r w:rsidR="003D1913">
        <w:t xml:space="preserve">Skriv pin-numret vid varje anslutning till </w:t>
      </w:r>
      <w:proofErr w:type="spellStart"/>
      <w:r w:rsidR="003D1913">
        <w:t>op-förstärkaren</w:t>
      </w:r>
      <w:proofErr w:type="spellEnd"/>
      <w:r w:rsidR="003D1913">
        <w:t xml:space="preserve"> i figur 2.2.</w:t>
      </w:r>
      <w:r w:rsidR="00E20A64">
        <w:tab/>
      </w:r>
    </w:p>
    <w:p w14:paraId="4CB89F38" w14:textId="1C9B7F92" w:rsidR="009A3DCF" w:rsidRDefault="000F486C" w:rsidP="000F486C">
      <w:pPr>
        <w:pStyle w:val="List"/>
      </w:pPr>
      <w:r>
        <w:t>2.</w:t>
      </w:r>
      <w:r w:rsidR="007771BA">
        <w:t>2</w:t>
      </w:r>
      <w:r>
        <w:tab/>
      </w:r>
      <w:r w:rsidR="009A3DCF" w:rsidRPr="001446D8">
        <w:t xml:space="preserve">Dimensionera resistorerna </w:t>
      </w:r>
      <w:r w:rsidR="009A3DCF" w:rsidRPr="001446D8">
        <w:rPr>
          <w:i/>
        </w:rPr>
        <w:t>R</w:t>
      </w:r>
      <w:r w:rsidR="009A3DCF" w:rsidRPr="001446D8">
        <w:rPr>
          <w:vertAlign w:val="subscript"/>
        </w:rPr>
        <w:t>1</w:t>
      </w:r>
      <w:r w:rsidR="009A3DCF" w:rsidRPr="001446D8">
        <w:t xml:space="preserve">, </w:t>
      </w:r>
      <w:r w:rsidR="009A3DCF" w:rsidRPr="001446D8">
        <w:rPr>
          <w:i/>
        </w:rPr>
        <w:t>R</w:t>
      </w:r>
      <w:r w:rsidR="009A3DCF" w:rsidRPr="001446D8">
        <w:rPr>
          <w:vertAlign w:val="subscript"/>
        </w:rPr>
        <w:t xml:space="preserve">2 </w:t>
      </w:r>
      <w:r w:rsidR="009A3DCF" w:rsidRPr="001446D8">
        <w:t>och</w:t>
      </w:r>
      <w:r w:rsidR="009A3DCF" w:rsidRPr="001446D8">
        <w:rPr>
          <w:vertAlign w:val="subscript"/>
        </w:rPr>
        <w:t xml:space="preserve"> </w:t>
      </w:r>
      <w:r w:rsidR="009A3DCF" w:rsidRPr="001446D8">
        <w:rPr>
          <w:i/>
        </w:rPr>
        <w:t>R</w:t>
      </w:r>
      <w:r w:rsidR="009A3DCF" w:rsidRPr="001446D8">
        <w:rPr>
          <w:vertAlign w:val="subscript"/>
        </w:rPr>
        <w:t xml:space="preserve">3 </w:t>
      </w:r>
      <w:r w:rsidR="009A3DCF" w:rsidRPr="001446D8">
        <w:t xml:space="preserve">så att kraven i specifikationen uppfylls. </w:t>
      </w:r>
      <w:r w:rsidR="001A241E">
        <w:t xml:space="preserve">Strömmen genom </w:t>
      </w:r>
      <w:r w:rsidR="001A241E" w:rsidRPr="00DA2BE0">
        <w:rPr>
          <w:i/>
        </w:rPr>
        <w:t>R</w:t>
      </w:r>
      <w:r w:rsidR="001A241E" w:rsidRPr="00DA2BE0">
        <w:rPr>
          <w:vertAlign w:val="subscript"/>
        </w:rPr>
        <w:t>3</w:t>
      </w:r>
      <w:r w:rsidR="001A241E">
        <w:t xml:space="preserve"> och </w:t>
      </w:r>
      <w:r w:rsidR="001A241E" w:rsidRPr="00DA2BE0">
        <w:rPr>
          <w:i/>
        </w:rPr>
        <w:t>D</w:t>
      </w:r>
      <w:r w:rsidR="001A241E" w:rsidRPr="00DA2BE0">
        <w:rPr>
          <w:vertAlign w:val="subscript"/>
        </w:rPr>
        <w:t>1</w:t>
      </w:r>
      <w:r w:rsidR="001A241E">
        <w:t xml:space="preserve"> skall hålla sig inom </w:t>
      </w:r>
      <w:proofErr w:type="spellStart"/>
      <w:r w:rsidR="001A241E">
        <w:t>specifierade</w:t>
      </w:r>
      <w:proofErr w:type="spellEnd"/>
      <w:r w:rsidR="001A241E">
        <w:t xml:space="preserve"> gränser både nu, när den streckade linjen är </w:t>
      </w:r>
      <w:proofErr w:type="spellStart"/>
      <w:r w:rsidR="001A241E">
        <w:t>oansluten</w:t>
      </w:r>
      <w:proofErr w:type="spellEnd"/>
      <w:r w:rsidR="001A241E">
        <w:t xml:space="preserve">, och senare när den streckade linjen drar maximalt 2 mA. </w:t>
      </w:r>
      <w:r w:rsidR="009A3DCF" w:rsidRPr="001446D8">
        <w:t xml:space="preserve">Använd komponentvärden från E12-serien. Välj värden så att </w:t>
      </w:r>
      <w:del w:id="152" w:author="Erik Agrell" w:date="2015-12-13T21:28:00Z">
        <w:r w:rsidR="001A241E" w:rsidRPr="00DA2BE0" w:rsidDel="00772ED0">
          <w:rPr>
            <w:i/>
          </w:rPr>
          <w:delText>V</w:delText>
        </w:r>
        <w:r w:rsidR="001A241E" w:rsidRPr="00DA2BE0" w:rsidDel="00772ED0">
          <w:rPr>
            <w:vertAlign w:val="subscript"/>
          </w:rPr>
          <w:delText>0max</w:delText>
        </w:r>
      </w:del>
      <w:proofErr w:type="spellStart"/>
      <w:ins w:id="153" w:author="Erik Agrell" w:date="2015-12-13T21:28:00Z">
        <w:r w:rsidR="00772ED0" w:rsidRPr="00DA2BE0">
          <w:rPr>
            <w:i/>
          </w:rPr>
          <w:t>V</w:t>
        </w:r>
        <w:r w:rsidR="00772ED0">
          <w:rPr>
            <w:vertAlign w:val="subscript"/>
          </w:rPr>
          <w:t>DA</w:t>
        </w:r>
        <w:r w:rsidR="00772ED0" w:rsidRPr="00DA2BE0">
          <w:rPr>
            <w:vertAlign w:val="subscript"/>
          </w:rPr>
          <w:t>max</w:t>
        </w:r>
      </w:ins>
      <w:proofErr w:type="spellEnd"/>
      <w:r w:rsidR="001A241E">
        <w:t xml:space="preserve">, </w:t>
      </w:r>
      <w:ins w:id="154" w:author="Erik Agrell" w:date="2015-12-13T21:28:00Z">
        <w:r w:rsidR="00772ED0">
          <w:t>som</w:t>
        </w:r>
      </w:ins>
      <w:del w:id="155" w:author="Erik Agrell" w:date="2015-12-13T21:28:00Z">
        <w:r w:rsidR="001A241E" w:rsidDel="00772ED0">
          <w:delText>vilket</w:delText>
        </w:r>
      </w:del>
      <w:r w:rsidR="001A241E">
        <w:t xml:space="preserve"> är det </w:t>
      </w:r>
      <w:r w:rsidR="009A3DCF" w:rsidRPr="001446D8">
        <w:t xml:space="preserve">maximala värdet på </w:t>
      </w:r>
      <w:r w:rsidR="009A3DCF" w:rsidRPr="001446D8">
        <w:rPr>
          <w:i/>
        </w:rPr>
        <w:t>V</w:t>
      </w:r>
      <w:del w:id="156" w:author="Erik Agrell" w:date="2015-12-13T21:25:00Z">
        <w:r w:rsidR="009A3DCF" w:rsidRPr="001446D8" w:rsidDel="00E4702C">
          <w:rPr>
            <w:i/>
            <w:vertAlign w:val="subscript"/>
          </w:rPr>
          <w:delText>o</w:delText>
        </w:r>
      </w:del>
      <w:ins w:id="157" w:author="Erik Agrell" w:date="2015-12-13T21:25:00Z">
        <w:r w:rsidR="00E4702C" w:rsidRPr="00E4702C">
          <w:rPr>
            <w:b/>
            <w:vertAlign w:val="subscript"/>
            <w:rPrChange w:id="158" w:author="Erik Agrell" w:date="2015-12-13T21:25:00Z">
              <w:rPr>
                <w:b/>
                <w:i/>
                <w:vertAlign w:val="subscript"/>
              </w:rPr>
            </w:rPrChange>
          </w:rPr>
          <w:t>DA</w:t>
        </w:r>
      </w:ins>
      <w:r w:rsidR="00442D2D">
        <w:t xml:space="preserve">, </w:t>
      </w:r>
      <w:r w:rsidR="009A3DCF" w:rsidRPr="001446D8">
        <w:t>blir så nära 10V som möjligt</w:t>
      </w:r>
      <w:r w:rsidR="006456A7">
        <w:t xml:space="preserve"> och att strömmen genom </w:t>
      </w:r>
      <w:r w:rsidR="006456A7" w:rsidRPr="00DA2BE0">
        <w:rPr>
          <w:i/>
        </w:rPr>
        <w:t>R</w:t>
      </w:r>
      <w:r w:rsidR="006456A7" w:rsidRPr="00DA2BE0">
        <w:rPr>
          <w:vertAlign w:val="subscript"/>
        </w:rPr>
        <w:t>3</w:t>
      </w:r>
      <w:r w:rsidR="006456A7">
        <w:t xml:space="preserve"> är tillräcklig</w:t>
      </w:r>
      <w:r w:rsidR="00442D2D">
        <w:t>t hög</w:t>
      </w:r>
      <w:r w:rsidR="006456A7">
        <w:t xml:space="preserve"> för framtida behov</w:t>
      </w:r>
      <w:r w:rsidR="009A3DCF" w:rsidRPr="001446D8">
        <w:t>.</w:t>
      </w:r>
    </w:p>
    <w:p w14:paraId="118BAE7F" w14:textId="3652CB59" w:rsidR="00442D2D" w:rsidRPr="0044669D" w:rsidRDefault="007771BA" w:rsidP="000F486C">
      <w:pPr>
        <w:pStyle w:val="List"/>
      </w:pPr>
      <w:r>
        <w:t>2.3</w:t>
      </w:r>
      <w:r w:rsidR="00C0172C">
        <w:tab/>
        <w:t>Beräkna med ekvation (2</w:t>
      </w:r>
      <w:r w:rsidR="00442D2D">
        <w:t>.2) teoretiska värden för den sista kolumnen i nedanstående tabell</w:t>
      </w:r>
      <w:r w:rsidR="00744B32">
        <w:t>, med valda komponentvärden.</w:t>
      </w:r>
    </w:p>
    <w:p w14:paraId="445739BF" w14:textId="210B6061" w:rsidR="009A3DCF" w:rsidRPr="0044669D" w:rsidRDefault="007771BA" w:rsidP="000F486C">
      <w:pPr>
        <w:pStyle w:val="List"/>
      </w:pPr>
      <w:r>
        <w:t>2.4</w:t>
      </w:r>
      <w:r w:rsidR="000F486C">
        <w:tab/>
      </w:r>
      <w:r w:rsidR="003D1913">
        <w:t>Utvid</w:t>
      </w:r>
      <w:r w:rsidR="00C0172C">
        <w:t>ga förberedelseuppgift 1.2</w:t>
      </w:r>
      <w:r w:rsidR="003D1913">
        <w:t xml:space="preserve"> </w:t>
      </w:r>
      <w:r w:rsidR="00B17543">
        <w:t xml:space="preserve">så att signalerna som styr lysdioderna LEDR0-LEDR7 också kopplas ut till kopplingsplinten JP1. </w:t>
      </w:r>
      <w:r w:rsidR="00C00AE3">
        <w:t xml:space="preserve">På detta sätt kan signalerna kopplas ut till </w:t>
      </w:r>
      <w:proofErr w:type="spellStart"/>
      <w:r w:rsidR="00C00AE3">
        <w:t>labplattan</w:t>
      </w:r>
      <w:proofErr w:type="spellEnd"/>
      <w:r w:rsidR="00C00AE3">
        <w:t xml:space="preserve">. </w:t>
      </w:r>
      <w:r w:rsidR="003D1913">
        <w:t>Lysdioderna LEDR0–</w:t>
      </w:r>
      <w:r w:rsidR="009A3DCF" w:rsidRPr="001446D8">
        <w:t>LEDR7 skall tändas vid en etta på respektive omkopplare.</w:t>
      </w:r>
      <w:r w:rsidR="00004866" w:rsidRPr="001446D8">
        <w:t xml:space="preserve"> Gör en</w:t>
      </w:r>
      <w:r w:rsidR="00004866" w:rsidRPr="001446D8">
        <w:rPr>
          <w:bCs/>
        </w:rPr>
        <w:t xml:space="preserve"> tabell </w:t>
      </w:r>
      <w:r w:rsidR="003D1913">
        <w:rPr>
          <w:bCs/>
        </w:rPr>
        <w:t xml:space="preserve">i en separat fil </w:t>
      </w:r>
      <w:r w:rsidR="00004866" w:rsidRPr="001446D8">
        <w:rPr>
          <w:bCs/>
        </w:rPr>
        <w:t xml:space="preserve">för att pinkonfigurera FPGA-kretsen på </w:t>
      </w:r>
      <w:proofErr w:type="spellStart"/>
      <w:r w:rsidR="00004866" w:rsidRPr="001446D8">
        <w:rPr>
          <w:bCs/>
        </w:rPr>
        <w:t>labkortet</w:t>
      </w:r>
      <w:proofErr w:type="spellEnd"/>
      <w:r w:rsidR="00004866" w:rsidRPr="001446D8">
        <w:rPr>
          <w:bCs/>
        </w:rPr>
        <w:t xml:space="preserve"> DE1.</w:t>
      </w:r>
      <w:r w:rsidR="00744B32">
        <w:rPr>
          <w:bCs/>
        </w:rPr>
        <w:t xml:space="preserve"> Använd den standardiserade pinkonfigurationen i </w:t>
      </w:r>
      <w:ins w:id="159" w:author="Erik Agrell" w:date="2015-12-13T21:29:00Z">
        <w:r w:rsidR="00772ED0">
          <w:rPr>
            <w:bCs/>
          </w:rPr>
          <w:t>appendix</w:t>
        </w:r>
      </w:ins>
      <w:del w:id="160" w:author="Erik Agrell" w:date="2015-12-13T21:29:00Z">
        <w:r w:rsidR="00744B32" w:rsidDel="00772ED0">
          <w:rPr>
            <w:bCs/>
          </w:rPr>
          <w:delText>”KopplingsplintJP1.pdf”.</w:delText>
        </w:r>
      </w:del>
    </w:p>
    <w:p w14:paraId="359BF985" w14:textId="3CB204CF" w:rsidR="009A3DCF" w:rsidRPr="0044669D" w:rsidRDefault="007771BA" w:rsidP="000F486C">
      <w:pPr>
        <w:pStyle w:val="List"/>
      </w:pPr>
      <w:r>
        <w:t>2.</w:t>
      </w:r>
      <w:r w:rsidR="00744B32">
        <w:t>5</w:t>
      </w:r>
      <w:r w:rsidR="000F486C">
        <w:tab/>
      </w:r>
      <w:r w:rsidR="009A3DCF" w:rsidRPr="001446D8">
        <w:t>Skriv VHDL-kod för en 8 bitars binärräknare med styrbar upp- eller</w:t>
      </w:r>
      <w:r w:rsidR="00C50C24">
        <w:t xml:space="preserve"> </w:t>
      </w:r>
      <w:r w:rsidR="009A3DCF" w:rsidRPr="001446D8">
        <w:t>nedräkning. Som insignal till binärräkna</w:t>
      </w:r>
      <w:r w:rsidR="00004866" w:rsidRPr="001446D8">
        <w:t>ren används en klocksignal på</w:t>
      </w:r>
      <w:r w:rsidR="009A3DCF" w:rsidRPr="001446D8">
        <w:t xml:space="preserve"> 100 Hz. Denna </w:t>
      </w:r>
      <w:proofErr w:type="spellStart"/>
      <w:r w:rsidR="009A3DCF" w:rsidRPr="001446D8">
        <w:t>nedskalade</w:t>
      </w:r>
      <w:proofErr w:type="spellEnd"/>
      <w:r w:rsidR="009A3DCF" w:rsidRPr="001446D8">
        <w:t xml:space="preserve"> klocksignal erhålls från den 50 MHz-klocksignal som finns tillgänglig på </w:t>
      </w:r>
      <w:proofErr w:type="spellStart"/>
      <w:r w:rsidR="009A3DCF" w:rsidRPr="001446D8">
        <w:t>labkortet</w:t>
      </w:r>
      <w:proofErr w:type="spellEnd"/>
      <w:r w:rsidR="009A3DCF" w:rsidRPr="001446D8">
        <w:t xml:space="preserve">. Binärräknarens alla 8 bitar skall finnas tillgängliga som utsignal liksom den </w:t>
      </w:r>
      <w:proofErr w:type="spellStart"/>
      <w:r w:rsidR="009A3DCF" w:rsidRPr="001446D8">
        <w:t>nedskalade</w:t>
      </w:r>
      <w:proofErr w:type="spellEnd"/>
      <w:r w:rsidR="009A3DCF" w:rsidRPr="001446D8">
        <w:t xml:space="preserve"> klocksignalen. </w:t>
      </w:r>
      <w:r w:rsidR="00004866" w:rsidRPr="001446D8">
        <w:t xml:space="preserve">Vi skall använda kontaktplinten ”Expansion </w:t>
      </w:r>
      <w:proofErr w:type="spellStart"/>
      <w:r w:rsidR="00004866" w:rsidRPr="001446D8">
        <w:t>Header</w:t>
      </w:r>
      <w:proofErr w:type="spellEnd"/>
      <w:r w:rsidR="00004866" w:rsidRPr="001446D8">
        <w:t xml:space="preserve"> 1” (JP1) för all kommunikation mellan den egna </w:t>
      </w:r>
      <w:proofErr w:type="spellStart"/>
      <w:r w:rsidR="00004866" w:rsidRPr="001446D8">
        <w:t>labplattan</w:t>
      </w:r>
      <w:proofErr w:type="spellEnd"/>
      <w:r w:rsidR="00004866" w:rsidRPr="001446D8">
        <w:t xml:space="preserve"> </w:t>
      </w:r>
      <w:r w:rsidR="00004866" w:rsidRPr="001446D8">
        <w:lastRenderedPageBreak/>
        <w:t xml:space="preserve">och </w:t>
      </w:r>
      <w:proofErr w:type="spellStart"/>
      <w:r w:rsidR="00004866" w:rsidRPr="001446D8">
        <w:t>labkortet</w:t>
      </w:r>
      <w:proofErr w:type="spellEnd"/>
      <w:r w:rsidR="00004866" w:rsidRPr="001446D8">
        <w:t xml:space="preserve"> DE1. </w:t>
      </w:r>
      <w:r w:rsidR="009A3DCF" w:rsidRPr="001446D8">
        <w:t xml:space="preserve">Binärräknarens utgångar skall också visas på lysdioderna LEDR0 – LEDR7. Upp/ned-räkning skall styras från </w:t>
      </w:r>
      <w:proofErr w:type="spellStart"/>
      <w:r w:rsidR="009A3DCF" w:rsidRPr="001446D8">
        <w:t>switchen</w:t>
      </w:r>
      <w:proofErr w:type="spellEnd"/>
      <w:r w:rsidR="009A3DCF" w:rsidRPr="001446D8">
        <w:t xml:space="preserve"> SW9. Simulera funktionen i </w:t>
      </w:r>
      <w:proofErr w:type="spellStart"/>
      <w:r w:rsidR="009A3DCF" w:rsidRPr="001446D8">
        <w:t>ModelSim</w:t>
      </w:r>
      <w:proofErr w:type="spellEnd"/>
      <w:r w:rsidR="009A3DCF" w:rsidRPr="001446D8">
        <w:t>.</w:t>
      </w:r>
      <w:r w:rsidR="00234878" w:rsidRPr="001446D8">
        <w:t xml:space="preserve"> Gör </w:t>
      </w:r>
      <w:r w:rsidR="00004866" w:rsidRPr="001446D8">
        <w:rPr>
          <w:bCs/>
        </w:rPr>
        <w:t xml:space="preserve">en tabell </w:t>
      </w:r>
      <w:r w:rsidR="003D1913">
        <w:rPr>
          <w:bCs/>
        </w:rPr>
        <w:t xml:space="preserve">i en separat fil </w:t>
      </w:r>
      <w:r w:rsidR="00004866" w:rsidRPr="001446D8">
        <w:rPr>
          <w:bCs/>
        </w:rPr>
        <w:t xml:space="preserve">för att pinkonfigurera FPGA-kretsen på </w:t>
      </w:r>
      <w:proofErr w:type="spellStart"/>
      <w:r w:rsidR="00004866" w:rsidRPr="001446D8">
        <w:rPr>
          <w:bCs/>
        </w:rPr>
        <w:t>labkortet</w:t>
      </w:r>
      <w:proofErr w:type="spellEnd"/>
      <w:r w:rsidR="00004866" w:rsidRPr="001446D8">
        <w:rPr>
          <w:bCs/>
        </w:rPr>
        <w:t xml:space="preserve"> DE1.</w:t>
      </w:r>
    </w:p>
    <w:p w14:paraId="1A0D55D7" w14:textId="0B089862" w:rsidR="009A3DCF" w:rsidRPr="001446D8" w:rsidRDefault="007771BA" w:rsidP="000F486C">
      <w:pPr>
        <w:pStyle w:val="List"/>
      </w:pPr>
      <w:r>
        <w:t>2.</w:t>
      </w:r>
      <w:r w:rsidR="00DA2BE0">
        <w:t>6</w:t>
      </w:r>
      <w:r w:rsidR="000F486C">
        <w:tab/>
      </w:r>
      <w:r w:rsidR="009A3DCF" w:rsidRPr="001446D8">
        <w:t>Vilken periodtid får den periodiska signal som uppstår om D/A-omvandlaren styrs av binärräknaren?</w:t>
      </w:r>
    </w:p>
    <w:p w14:paraId="75D4641C" w14:textId="5297E749" w:rsidR="009A3DCF" w:rsidRPr="001446D8" w:rsidRDefault="009A3DCF" w:rsidP="00B415FD">
      <w:pPr>
        <w:pStyle w:val="Heading2"/>
      </w:pPr>
      <w:r w:rsidRPr="001446D8">
        <w:t>Utförande</w:t>
      </w:r>
    </w:p>
    <w:p w14:paraId="70118C24" w14:textId="77777777" w:rsidR="009A3DCF" w:rsidRPr="001446D8" w:rsidRDefault="00004866" w:rsidP="009A3DCF">
      <w:pPr>
        <w:spacing w:line="240" w:lineRule="atLeast"/>
        <w:rPr>
          <w:sz w:val="24"/>
        </w:rPr>
      </w:pPr>
      <w:r w:rsidRPr="001446D8">
        <w:rPr>
          <w:sz w:val="24"/>
        </w:rPr>
        <w:t xml:space="preserve">Följ instruktionerna i Lab 1 för programmering av </w:t>
      </w:r>
      <w:r w:rsidR="00234A1E" w:rsidRPr="001446D8">
        <w:rPr>
          <w:sz w:val="24"/>
        </w:rPr>
        <w:t xml:space="preserve">VHDL-kod, pinkonfigurering, kompilering och kretsprogrammering. Vi </w:t>
      </w:r>
      <w:r w:rsidR="009A3DCF" w:rsidRPr="001446D8">
        <w:rPr>
          <w:sz w:val="24"/>
        </w:rPr>
        <w:t>använder standardutgången 3,3-V LVTTL.</w:t>
      </w:r>
    </w:p>
    <w:p w14:paraId="6C3A3896" w14:textId="77777777" w:rsidR="009A3DCF" w:rsidRPr="001446D8" w:rsidRDefault="009A3DCF" w:rsidP="009A3DCF">
      <w:pPr>
        <w:spacing w:line="240" w:lineRule="atLeast"/>
        <w:rPr>
          <w:sz w:val="24"/>
        </w:rPr>
      </w:pPr>
    </w:p>
    <w:p w14:paraId="1099C7E8" w14:textId="4C7D3358" w:rsidR="009A3DCF" w:rsidRPr="007A69ED" w:rsidRDefault="009A3DCF" w:rsidP="009A3DCF">
      <w:pPr>
        <w:spacing w:line="240" w:lineRule="atLeast"/>
        <w:rPr>
          <w:sz w:val="24"/>
          <w:lang w:val="en-US"/>
        </w:rPr>
      </w:pPr>
      <w:r w:rsidRPr="001446D8">
        <w:rPr>
          <w:sz w:val="24"/>
        </w:rPr>
        <w:t xml:space="preserve">Koppla upp konstruktionen av D/A-omvandlaren på en </w:t>
      </w:r>
      <w:proofErr w:type="spellStart"/>
      <w:r w:rsidRPr="001446D8">
        <w:rPr>
          <w:sz w:val="24"/>
        </w:rPr>
        <w:t>labplatta</w:t>
      </w:r>
      <w:proofErr w:type="spellEnd"/>
      <w:r w:rsidRPr="001446D8">
        <w:rPr>
          <w:sz w:val="24"/>
        </w:rPr>
        <w:t xml:space="preserve"> och anslut ma</w:t>
      </w:r>
      <w:r w:rsidR="00DA2BE0">
        <w:rPr>
          <w:sz w:val="24"/>
        </w:rPr>
        <w:t>tningsspänningar ±15V och</w:t>
      </w:r>
      <w:r w:rsidRPr="001446D8">
        <w:rPr>
          <w:sz w:val="24"/>
        </w:rPr>
        <w:t xml:space="preserve"> 5V. Anslut de digitala ingångarna på kretsen DAC0808 till </w:t>
      </w:r>
      <w:proofErr w:type="spellStart"/>
      <w:r w:rsidRPr="001446D8">
        <w:rPr>
          <w:sz w:val="24"/>
        </w:rPr>
        <w:t>labkortets</w:t>
      </w:r>
      <w:proofErr w:type="spellEnd"/>
      <w:r w:rsidRPr="001446D8">
        <w:rPr>
          <w:sz w:val="24"/>
        </w:rPr>
        <w:t xml:space="preserve"> utgångar via flatkabelns andra honkontakt.</w:t>
      </w:r>
      <w:ins w:id="161" w:author="Cristian Bogdan Czegledi" w:date="2015-10-28T13:46:00Z">
        <w:r w:rsidR="003E7C6E">
          <w:rPr>
            <w:sz w:val="24"/>
          </w:rPr>
          <w:t xml:space="preserve"> </w:t>
        </w:r>
        <w:r w:rsidR="003E7C6E" w:rsidRPr="007A69ED">
          <w:rPr>
            <w:sz w:val="24"/>
            <w:lang w:val="en-US"/>
          </w:rPr>
          <w:t>The f</w:t>
        </w:r>
        <w:r w:rsidR="00FF25DB" w:rsidRPr="007A69ED">
          <w:rPr>
            <w:sz w:val="24"/>
            <w:lang w:val="en-US"/>
          </w:rPr>
          <w:t>lat cable has pin connections</w:t>
        </w:r>
        <w:r w:rsidR="003E7C6E" w:rsidRPr="007A69ED">
          <w:rPr>
            <w:sz w:val="24"/>
            <w:lang w:val="en-US"/>
          </w:rPr>
          <w:t xml:space="preserve"> to the </w:t>
        </w:r>
        <w:proofErr w:type="spellStart"/>
        <w:r w:rsidR="003E7C6E" w:rsidRPr="007A69ED">
          <w:rPr>
            <w:sz w:val="24"/>
            <w:lang w:val="en-US"/>
          </w:rPr>
          <w:t>breadbord</w:t>
        </w:r>
        <w:proofErr w:type="spellEnd"/>
        <w:r w:rsidR="003E7C6E" w:rsidRPr="007A69ED">
          <w:rPr>
            <w:sz w:val="24"/>
            <w:lang w:val="en-US"/>
          </w:rPr>
          <w:t xml:space="preserve"> according to </w:t>
        </w:r>
      </w:ins>
      <w:ins w:id="162" w:author="Cristian Bogdan Czegledi" w:date="2015-10-28T13:47:00Z">
        <w:r w:rsidR="003E7C6E" w:rsidRPr="007A69ED">
          <w:rPr>
            <w:sz w:val="24"/>
            <w:lang w:val="en-US"/>
          </w:rPr>
          <w:t xml:space="preserve">the second table in </w:t>
        </w:r>
      </w:ins>
      <w:ins w:id="163" w:author="Erik Agrell" w:date="2015-12-13T21:30:00Z">
        <w:r w:rsidR="00772ED0">
          <w:rPr>
            <w:sz w:val="24"/>
            <w:lang w:val="en-US"/>
          </w:rPr>
          <w:t>appendix</w:t>
        </w:r>
      </w:ins>
      <w:ins w:id="164" w:author="Cristian Bogdan Czegledi" w:date="2015-10-28T13:47:00Z">
        <w:del w:id="165" w:author="Erik Agrell" w:date="2015-12-13T21:30:00Z">
          <w:r w:rsidR="003E7C6E" w:rsidRPr="007A69ED" w:rsidDel="00772ED0">
            <w:rPr>
              <w:sz w:val="24"/>
              <w:lang w:val="en-US"/>
            </w:rPr>
            <w:delText>”K</w:delText>
          </w:r>
        </w:del>
      </w:ins>
      <w:ins w:id="166" w:author="Cristian Bogdan Czegledi" w:date="2015-10-28T13:48:00Z">
        <w:del w:id="167" w:author="Erik Agrell" w:date="2015-12-13T21:30:00Z">
          <w:r w:rsidR="003E7C6E" w:rsidRPr="007A69ED" w:rsidDel="00772ED0">
            <w:rPr>
              <w:sz w:val="24"/>
              <w:lang w:val="en-US"/>
            </w:rPr>
            <w:delText>opplingsplint JP1.pdf</w:delText>
          </w:r>
        </w:del>
      </w:ins>
      <w:ins w:id="168" w:author="Cristian Bogdan Czegledi" w:date="2015-10-28T13:47:00Z">
        <w:del w:id="169" w:author="Erik Agrell" w:date="2015-12-13T21:30:00Z">
          <w:r w:rsidR="003E7C6E" w:rsidRPr="007A69ED" w:rsidDel="00772ED0">
            <w:rPr>
              <w:sz w:val="24"/>
              <w:lang w:val="en-US"/>
            </w:rPr>
            <w:delText>”</w:delText>
          </w:r>
        </w:del>
      </w:ins>
      <w:ins w:id="170" w:author="Cristian Bogdan Czegledi" w:date="2015-10-28T13:48:00Z">
        <w:r w:rsidR="003E7C6E" w:rsidRPr="007A69ED">
          <w:rPr>
            <w:sz w:val="24"/>
            <w:lang w:val="en-US"/>
          </w:rPr>
          <w:t>. In this lab, we will use only</w:t>
        </w:r>
      </w:ins>
      <w:ins w:id="171" w:author="Cristian Bogdan Czegledi" w:date="2015-10-28T13:49:00Z">
        <w:r w:rsidR="00FF25DB" w:rsidRPr="007A69ED">
          <w:rPr>
            <w:sz w:val="24"/>
            <w:lang w:val="en-US"/>
          </w:rPr>
          <w:t xml:space="preserve"> the</w:t>
        </w:r>
      </w:ins>
      <w:ins w:id="172" w:author="Cristian Bogdan Czegledi" w:date="2015-10-28T13:48:00Z">
        <w:r w:rsidR="003E7C6E" w:rsidRPr="007A69ED">
          <w:rPr>
            <w:sz w:val="24"/>
            <w:lang w:val="en-US"/>
          </w:rPr>
          <w:t xml:space="preserve"> A1-A8 connections, whereas </w:t>
        </w:r>
        <w:r w:rsidR="00FF25DB" w:rsidRPr="007A69ED">
          <w:rPr>
            <w:sz w:val="24"/>
            <w:lang w:val="en-US"/>
          </w:rPr>
          <w:t>the rest of the connection</w:t>
        </w:r>
      </w:ins>
      <w:ins w:id="173" w:author="Cristian Bogdan Czegledi" w:date="2015-10-28T13:49:00Z">
        <w:r w:rsidR="00FF25DB" w:rsidRPr="007A69ED">
          <w:rPr>
            <w:sz w:val="24"/>
            <w:lang w:val="en-US"/>
          </w:rPr>
          <w:t>s</w:t>
        </w:r>
      </w:ins>
      <w:ins w:id="174" w:author="Cristian Bogdan Czegledi" w:date="2015-10-28T13:48:00Z">
        <w:r w:rsidR="00FF25DB" w:rsidRPr="007A69ED">
          <w:rPr>
            <w:sz w:val="24"/>
            <w:lang w:val="en-US"/>
          </w:rPr>
          <w:t xml:space="preserve"> will be used in the future labs. </w:t>
        </w:r>
      </w:ins>
    </w:p>
    <w:p w14:paraId="4FF90E43" w14:textId="75B0F646" w:rsidR="00744B32" w:rsidRPr="007A69ED" w:rsidRDefault="00744B32" w:rsidP="009A3DCF">
      <w:pPr>
        <w:spacing w:line="240" w:lineRule="atLeast"/>
        <w:rPr>
          <w:sz w:val="24"/>
          <w:lang w:val="en-US"/>
        </w:rPr>
      </w:pPr>
    </w:p>
    <w:p w14:paraId="0357E1F6" w14:textId="2EAD895E" w:rsidR="00744B32" w:rsidRDefault="00744B32" w:rsidP="009A3DCF">
      <w:pPr>
        <w:spacing w:line="240" w:lineRule="atLeast"/>
        <w:rPr>
          <w:sz w:val="24"/>
        </w:rPr>
      </w:pPr>
      <w:r>
        <w:rPr>
          <w:sz w:val="24"/>
        </w:rPr>
        <w:t xml:space="preserve">Använd </w:t>
      </w:r>
      <w:r w:rsidR="003D1913">
        <w:rPr>
          <w:sz w:val="24"/>
        </w:rPr>
        <w:t xml:space="preserve">VHDL-koden från förberedelseuppgift </w:t>
      </w:r>
      <w:r w:rsidR="00C0172C">
        <w:rPr>
          <w:sz w:val="24"/>
        </w:rPr>
        <w:t>2.</w:t>
      </w:r>
      <w:r>
        <w:rPr>
          <w:sz w:val="24"/>
        </w:rPr>
        <w:t>4</w:t>
      </w:r>
      <w:r w:rsidR="003D1913">
        <w:rPr>
          <w:sz w:val="24"/>
        </w:rPr>
        <w:t xml:space="preserve"> till </w:t>
      </w:r>
      <w:r>
        <w:rPr>
          <w:sz w:val="24"/>
        </w:rPr>
        <w:t xml:space="preserve">styra </w:t>
      </w:r>
      <w:r w:rsidR="003D1913">
        <w:rPr>
          <w:sz w:val="24"/>
        </w:rPr>
        <w:t xml:space="preserve">de digitala utsignalerna </w:t>
      </w:r>
      <w:r>
        <w:rPr>
          <w:sz w:val="24"/>
        </w:rPr>
        <w:t>i flatkabeln</w:t>
      </w:r>
      <w:r w:rsidR="003D1913">
        <w:rPr>
          <w:sz w:val="24"/>
        </w:rPr>
        <w:t xml:space="preserve">. </w:t>
      </w:r>
      <w:r>
        <w:rPr>
          <w:sz w:val="24"/>
        </w:rPr>
        <w:t xml:space="preserve">Sätt </w:t>
      </w:r>
      <w:proofErr w:type="spellStart"/>
      <w:r>
        <w:rPr>
          <w:sz w:val="24"/>
        </w:rPr>
        <w:t>switcharna</w:t>
      </w:r>
      <w:proofErr w:type="spellEnd"/>
      <w:r>
        <w:rPr>
          <w:sz w:val="24"/>
        </w:rPr>
        <w:t xml:space="preserve"> till värdet 10 (decimalt) och mät spänningarna på A1–A8 i figur 2.2:</w:t>
      </w:r>
    </w:p>
    <w:p w14:paraId="3532C598" w14:textId="77777777" w:rsidR="00744B32" w:rsidRDefault="00744B32" w:rsidP="009A3DCF">
      <w:pPr>
        <w:spacing w:line="240" w:lineRule="atLeast"/>
        <w:rPr>
          <w:sz w:val="24"/>
        </w:rPr>
      </w:pPr>
    </w:p>
    <w:p w14:paraId="77D32385" w14:textId="7A2EECA2" w:rsidR="00744B32" w:rsidRDefault="00744B32" w:rsidP="009A3DCF">
      <w:pPr>
        <w:spacing w:line="240" w:lineRule="atLeast"/>
        <w:rPr>
          <w:sz w:val="24"/>
        </w:rPr>
      </w:pPr>
      <w:r>
        <w:rPr>
          <w:sz w:val="24"/>
        </w:rPr>
        <w:t>……………………………..  Jämför med bitmönstret som motsvarar heltalet 10: …………....</w:t>
      </w:r>
    </w:p>
    <w:p w14:paraId="7538EC33" w14:textId="77777777" w:rsidR="00744B32" w:rsidRDefault="00744B32" w:rsidP="009A3DCF">
      <w:pPr>
        <w:spacing w:line="240" w:lineRule="atLeast"/>
        <w:rPr>
          <w:sz w:val="24"/>
        </w:rPr>
      </w:pPr>
    </w:p>
    <w:p w14:paraId="145DB440" w14:textId="237B1C91" w:rsidR="009A3DCF" w:rsidRPr="001446D8" w:rsidRDefault="009A3DCF" w:rsidP="009A3DCF">
      <w:pPr>
        <w:spacing w:line="240" w:lineRule="atLeast"/>
        <w:rPr>
          <w:sz w:val="24"/>
        </w:rPr>
      </w:pPr>
      <w:r w:rsidRPr="001446D8">
        <w:rPr>
          <w:sz w:val="24"/>
        </w:rPr>
        <w:t xml:space="preserve">Mät </w:t>
      </w:r>
      <w:r w:rsidR="003D1913">
        <w:rPr>
          <w:sz w:val="24"/>
        </w:rPr>
        <w:t xml:space="preserve">även den analoga </w:t>
      </w:r>
      <w:r w:rsidRPr="001446D8">
        <w:rPr>
          <w:sz w:val="24"/>
        </w:rPr>
        <w:t>utsignalen från D/A-omvandlaren vid olika inställningar på den digitala insignalen och jämför med teoretiskt beräknade värden</w:t>
      </w:r>
      <w:r w:rsidR="00744B32">
        <w:rPr>
          <w:sz w:val="24"/>
        </w:rPr>
        <w:t xml:space="preserve"> från </w:t>
      </w:r>
      <w:ins w:id="175" w:author="Erik Agrell" w:date="2015-10-27T22:37:00Z">
        <w:r w:rsidR="00D17984">
          <w:rPr>
            <w:sz w:val="24"/>
          </w:rPr>
          <w:t>förberedelse</w:t>
        </w:r>
      </w:ins>
      <w:del w:id="176" w:author="Erik Agrell" w:date="2015-10-27T22:37:00Z">
        <w:r w:rsidR="00744B32" w:rsidDel="00D17984">
          <w:rPr>
            <w:sz w:val="24"/>
          </w:rPr>
          <w:delText>hem</w:delText>
        </w:r>
      </w:del>
      <w:r w:rsidR="00744B32">
        <w:rPr>
          <w:sz w:val="24"/>
        </w:rPr>
        <w:t xml:space="preserve">uppgift </w:t>
      </w:r>
      <w:ins w:id="177" w:author="Erik Agrell" w:date="2015-10-27T22:37:00Z">
        <w:r w:rsidR="00D17984">
          <w:rPr>
            <w:sz w:val="24"/>
          </w:rPr>
          <w:t>2.</w:t>
        </w:r>
      </w:ins>
      <w:r w:rsidR="00744B32">
        <w:rPr>
          <w:sz w:val="24"/>
        </w:rPr>
        <w:t>3.</w:t>
      </w:r>
    </w:p>
    <w:p w14:paraId="69D8B5EB" w14:textId="77777777" w:rsidR="009A3DCF" w:rsidRPr="001446D8" w:rsidRDefault="009A3DCF" w:rsidP="00EE151D">
      <w:pPr>
        <w:spacing w:line="240" w:lineRule="atLeast"/>
        <w:ind w:firstLine="567"/>
        <w:rPr>
          <w:sz w:val="24"/>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8" w:author="Cristian Bogdan Czegledi" w:date="2015-10-28T13:54:00Z">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7"/>
        <w:gridCol w:w="2289"/>
        <w:gridCol w:w="2289"/>
        <w:gridCol w:w="2454"/>
        <w:tblGridChange w:id="179">
          <w:tblGrid>
            <w:gridCol w:w="2007"/>
            <w:gridCol w:w="2289"/>
            <w:gridCol w:w="2289"/>
            <w:gridCol w:w="2280"/>
          </w:tblGrid>
        </w:tblGridChange>
      </w:tblGrid>
      <w:tr w:rsidR="00FF25DB" w:rsidRPr="001446D8" w14:paraId="365D473D" w14:textId="77777777" w:rsidTr="00FF25DB">
        <w:tc>
          <w:tcPr>
            <w:tcW w:w="2007" w:type="dxa"/>
            <w:tcPrChange w:id="180" w:author="Cristian Bogdan Czegledi" w:date="2015-10-28T13:54:00Z">
              <w:tcPr>
                <w:tcW w:w="2007" w:type="dxa"/>
              </w:tcPr>
            </w:tcPrChange>
          </w:tcPr>
          <w:p w14:paraId="39C7DAD4" w14:textId="79ED63DF" w:rsidR="00FF25DB" w:rsidRPr="001446D8" w:rsidRDefault="00FF25DB" w:rsidP="009A3DCF">
            <w:pPr>
              <w:spacing w:line="240" w:lineRule="atLeast"/>
              <w:rPr>
                <w:sz w:val="24"/>
              </w:rPr>
            </w:pPr>
            <w:r w:rsidRPr="001446D8">
              <w:rPr>
                <w:sz w:val="24"/>
              </w:rPr>
              <w:t>Digital styrsignal</w:t>
            </w:r>
            <w:r>
              <w:rPr>
                <w:sz w:val="24"/>
              </w:rPr>
              <w:t xml:space="preserve"> (decimal)</w:t>
            </w:r>
          </w:p>
        </w:tc>
        <w:tc>
          <w:tcPr>
            <w:tcW w:w="2289" w:type="dxa"/>
            <w:tcPrChange w:id="181" w:author="Cristian Bogdan Czegledi" w:date="2015-10-28T13:54:00Z">
              <w:tcPr>
                <w:tcW w:w="2289" w:type="dxa"/>
              </w:tcPr>
            </w:tcPrChange>
          </w:tcPr>
          <w:p w14:paraId="66E5A324" w14:textId="6641FF3D" w:rsidR="00FF25DB" w:rsidRPr="001446D8" w:rsidRDefault="00FF25DB" w:rsidP="009A3DCF">
            <w:pPr>
              <w:spacing w:line="240" w:lineRule="atLeast"/>
              <w:rPr>
                <w:sz w:val="24"/>
              </w:rPr>
            </w:pPr>
            <w:proofErr w:type="spellStart"/>
            <w:ins w:id="182" w:author="Cristian Bogdan Czegledi" w:date="2015-10-28T13:53:00Z">
              <w:r>
                <w:rPr>
                  <w:sz w:val="24"/>
                </w:rPr>
                <w:t>Calculated</w:t>
              </w:r>
              <w:proofErr w:type="spellEnd"/>
              <w:r>
                <w:rPr>
                  <w:sz w:val="24"/>
                </w:rPr>
                <w:t xml:space="preserve"> digital output</w:t>
              </w:r>
            </w:ins>
          </w:p>
        </w:tc>
        <w:tc>
          <w:tcPr>
            <w:tcW w:w="2289" w:type="dxa"/>
            <w:tcPrChange w:id="183" w:author="Cristian Bogdan Czegledi" w:date="2015-10-28T13:54:00Z">
              <w:tcPr>
                <w:tcW w:w="2289" w:type="dxa"/>
              </w:tcPr>
            </w:tcPrChange>
          </w:tcPr>
          <w:p w14:paraId="4322C46B" w14:textId="2D9276D5" w:rsidR="00FF25DB" w:rsidRPr="001446D8" w:rsidRDefault="00FF25DB" w:rsidP="009A3DCF">
            <w:pPr>
              <w:spacing w:line="240" w:lineRule="atLeast"/>
              <w:rPr>
                <w:sz w:val="24"/>
              </w:rPr>
            </w:pPr>
            <w:r w:rsidRPr="001446D8">
              <w:rPr>
                <w:sz w:val="24"/>
              </w:rPr>
              <w:t>Beräknad</w:t>
            </w:r>
          </w:p>
          <w:p w14:paraId="27D608B3" w14:textId="66D6E77C" w:rsidR="00FF25DB" w:rsidRPr="001446D8" w:rsidRDefault="00FF25DB" w:rsidP="009A3DCF">
            <w:pPr>
              <w:spacing w:line="240" w:lineRule="atLeast"/>
              <w:rPr>
                <w:sz w:val="24"/>
              </w:rPr>
            </w:pPr>
            <w:r>
              <w:rPr>
                <w:sz w:val="24"/>
              </w:rPr>
              <w:t xml:space="preserve">analog </w:t>
            </w:r>
            <w:r w:rsidRPr="001446D8">
              <w:rPr>
                <w:sz w:val="24"/>
              </w:rPr>
              <w:t>utsignal (V)</w:t>
            </w:r>
          </w:p>
        </w:tc>
        <w:tc>
          <w:tcPr>
            <w:tcW w:w="2454" w:type="dxa"/>
            <w:tcPrChange w:id="184" w:author="Cristian Bogdan Czegledi" w:date="2015-10-28T13:54:00Z">
              <w:tcPr>
                <w:tcW w:w="2280" w:type="dxa"/>
              </w:tcPr>
            </w:tcPrChange>
          </w:tcPr>
          <w:p w14:paraId="59188DF9" w14:textId="5D7B78E8" w:rsidR="00FF25DB" w:rsidRPr="001446D8" w:rsidRDefault="00FF25DB" w:rsidP="009A3DCF">
            <w:pPr>
              <w:spacing w:line="240" w:lineRule="atLeast"/>
              <w:rPr>
                <w:sz w:val="24"/>
              </w:rPr>
            </w:pPr>
            <w:r w:rsidRPr="001446D8">
              <w:rPr>
                <w:sz w:val="24"/>
              </w:rPr>
              <w:t>Uppmätt</w:t>
            </w:r>
            <w:r>
              <w:rPr>
                <w:sz w:val="24"/>
              </w:rPr>
              <w:t xml:space="preserve"> analog</w:t>
            </w:r>
          </w:p>
          <w:p w14:paraId="1E0B6638" w14:textId="77777777" w:rsidR="00FF25DB" w:rsidRPr="001446D8" w:rsidRDefault="00FF25DB" w:rsidP="009A3DCF">
            <w:pPr>
              <w:spacing w:line="240" w:lineRule="atLeast"/>
              <w:rPr>
                <w:sz w:val="24"/>
              </w:rPr>
            </w:pPr>
            <w:r w:rsidRPr="001446D8">
              <w:rPr>
                <w:sz w:val="24"/>
              </w:rPr>
              <w:t>utsignal (V)</w:t>
            </w:r>
          </w:p>
        </w:tc>
      </w:tr>
      <w:tr w:rsidR="00FF25DB" w:rsidRPr="001446D8" w14:paraId="15E9FE84" w14:textId="77777777" w:rsidTr="00FF25DB">
        <w:tc>
          <w:tcPr>
            <w:tcW w:w="2007" w:type="dxa"/>
            <w:tcPrChange w:id="185" w:author="Cristian Bogdan Czegledi" w:date="2015-10-28T13:54:00Z">
              <w:tcPr>
                <w:tcW w:w="2007" w:type="dxa"/>
              </w:tcPr>
            </w:tcPrChange>
          </w:tcPr>
          <w:p w14:paraId="3382C148" w14:textId="77777777" w:rsidR="00FF25DB" w:rsidRPr="001446D8" w:rsidRDefault="00FF25DB" w:rsidP="009A3DCF">
            <w:pPr>
              <w:spacing w:line="240" w:lineRule="atLeast"/>
              <w:jc w:val="center"/>
              <w:rPr>
                <w:sz w:val="24"/>
              </w:rPr>
            </w:pPr>
          </w:p>
          <w:p w14:paraId="3A3DC3FE" w14:textId="77777777" w:rsidR="00FF25DB" w:rsidRPr="001446D8" w:rsidRDefault="00FF25DB" w:rsidP="009A3DCF">
            <w:pPr>
              <w:spacing w:line="240" w:lineRule="atLeast"/>
              <w:jc w:val="center"/>
              <w:rPr>
                <w:sz w:val="24"/>
              </w:rPr>
            </w:pPr>
            <w:r w:rsidRPr="001446D8">
              <w:rPr>
                <w:sz w:val="24"/>
              </w:rPr>
              <w:t>0</w:t>
            </w:r>
          </w:p>
          <w:p w14:paraId="6E94C322" w14:textId="77777777" w:rsidR="00FF25DB" w:rsidRPr="001446D8" w:rsidRDefault="00FF25DB" w:rsidP="009A3DCF">
            <w:pPr>
              <w:spacing w:line="240" w:lineRule="atLeast"/>
              <w:jc w:val="center"/>
              <w:rPr>
                <w:sz w:val="24"/>
              </w:rPr>
            </w:pPr>
          </w:p>
        </w:tc>
        <w:tc>
          <w:tcPr>
            <w:tcW w:w="2289" w:type="dxa"/>
            <w:tcPrChange w:id="186" w:author="Cristian Bogdan Czegledi" w:date="2015-10-28T13:54:00Z">
              <w:tcPr>
                <w:tcW w:w="2289" w:type="dxa"/>
              </w:tcPr>
            </w:tcPrChange>
          </w:tcPr>
          <w:p w14:paraId="1A23A1F4" w14:textId="77777777" w:rsidR="00FF25DB" w:rsidRPr="001446D8" w:rsidRDefault="00FF25DB" w:rsidP="009A3DCF">
            <w:pPr>
              <w:spacing w:line="240" w:lineRule="atLeast"/>
              <w:rPr>
                <w:sz w:val="24"/>
              </w:rPr>
            </w:pPr>
          </w:p>
        </w:tc>
        <w:tc>
          <w:tcPr>
            <w:tcW w:w="2289" w:type="dxa"/>
            <w:tcPrChange w:id="187" w:author="Cristian Bogdan Czegledi" w:date="2015-10-28T13:54:00Z">
              <w:tcPr>
                <w:tcW w:w="2289" w:type="dxa"/>
              </w:tcPr>
            </w:tcPrChange>
          </w:tcPr>
          <w:p w14:paraId="5C0EE3B7" w14:textId="12B08D26" w:rsidR="00FF25DB" w:rsidRPr="001446D8" w:rsidRDefault="00FF25DB" w:rsidP="009A3DCF">
            <w:pPr>
              <w:spacing w:line="240" w:lineRule="atLeast"/>
              <w:rPr>
                <w:sz w:val="24"/>
              </w:rPr>
            </w:pPr>
          </w:p>
        </w:tc>
        <w:tc>
          <w:tcPr>
            <w:tcW w:w="2454" w:type="dxa"/>
            <w:tcPrChange w:id="188" w:author="Cristian Bogdan Czegledi" w:date="2015-10-28T13:54:00Z">
              <w:tcPr>
                <w:tcW w:w="2280" w:type="dxa"/>
              </w:tcPr>
            </w:tcPrChange>
          </w:tcPr>
          <w:p w14:paraId="4242C0C4" w14:textId="77777777" w:rsidR="00FF25DB" w:rsidRPr="001446D8" w:rsidRDefault="00FF25DB" w:rsidP="009A3DCF">
            <w:pPr>
              <w:spacing w:line="240" w:lineRule="atLeast"/>
              <w:rPr>
                <w:sz w:val="24"/>
              </w:rPr>
            </w:pPr>
          </w:p>
        </w:tc>
      </w:tr>
      <w:tr w:rsidR="00FF25DB" w:rsidRPr="001446D8" w14:paraId="29A71599" w14:textId="77777777" w:rsidTr="00FF25DB">
        <w:tc>
          <w:tcPr>
            <w:tcW w:w="2007" w:type="dxa"/>
            <w:tcPrChange w:id="189" w:author="Cristian Bogdan Czegledi" w:date="2015-10-28T13:54:00Z">
              <w:tcPr>
                <w:tcW w:w="2007" w:type="dxa"/>
              </w:tcPr>
            </w:tcPrChange>
          </w:tcPr>
          <w:p w14:paraId="4CD5C33A" w14:textId="77777777" w:rsidR="00FF25DB" w:rsidRPr="001446D8" w:rsidRDefault="00FF25DB" w:rsidP="009A3DCF">
            <w:pPr>
              <w:spacing w:line="240" w:lineRule="atLeast"/>
              <w:jc w:val="center"/>
              <w:rPr>
                <w:sz w:val="24"/>
              </w:rPr>
            </w:pPr>
          </w:p>
          <w:p w14:paraId="3FAF6788" w14:textId="77777777" w:rsidR="00FF25DB" w:rsidRPr="001446D8" w:rsidRDefault="00FF25DB" w:rsidP="009A3DCF">
            <w:pPr>
              <w:spacing w:line="240" w:lineRule="atLeast"/>
              <w:jc w:val="center"/>
              <w:rPr>
                <w:sz w:val="24"/>
              </w:rPr>
            </w:pPr>
            <w:r w:rsidRPr="001446D8">
              <w:rPr>
                <w:sz w:val="24"/>
              </w:rPr>
              <w:t>16</w:t>
            </w:r>
          </w:p>
          <w:p w14:paraId="47238F9E" w14:textId="77777777" w:rsidR="00FF25DB" w:rsidRPr="001446D8" w:rsidRDefault="00FF25DB" w:rsidP="009A3DCF">
            <w:pPr>
              <w:spacing w:line="240" w:lineRule="atLeast"/>
              <w:jc w:val="center"/>
              <w:rPr>
                <w:sz w:val="24"/>
              </w:rPr>
            </w:pPr>
          </w:p>
        </w:tc>
        <w:tc>
          <w:tcPr>
            <w:tcW w:w="2289" w:type="dxa"/>
            <w:tcPrChange w:id="190" w:author="Cristian Bogdan Czegledi" w:date="2015-10-28T13:54:00Z">
              <w:tcPr>
                <w:tcW w:w="2289" w:type="dxa"/>
              </w:tcPr>
            </w:tcPrChange>
          </w:tcPr>
          <w:p w14:paraId="42D9400C" w14:textId="77777777" w:rsidR="00FF25DB" w:rsidRPr="001446D8" w:rsidRDefault="00FF25DB" w:rsidP="009A3DCF">
            <w:pPr>
              <w:spacing w:line="240" w:lineRule="atLeast"/>
              <w:rPr>
                <w:sz w:val="24"/>
              </w:rPr>
            </w:pPr>
          </w:p>
        </w:tc>
        <w:tc>
          <w:tcPr>
            <w:tcW w:w="2289" w:type="dxa"/>
            <w:tcPrChange w:id="191" w:author="Cristian Bogdan Czegledi" w:date="2015-10-28T13:54:00Z">
              <w:tcPr>
                <w:tcW w:w="2289" w:type="dxa"/>
              </w:tcPr>
            </w:tcPrChange>
          </w:tcPr>
          <w:p w14:paraId="3A49779E" w14:textId="6408DB7D" w:rsidR="00FF25DB" w:rsidRPr="001446D8" w:rsidRDefault="00FF25DB" w:rsidP="009A3DCF">
            <w:pPr>
              <w:spacing w:line="240" w:lineRule="atLeast"/>
              <w:rPr>
                <w:sz w:val="24"/>
              </w:rPr>
            </w:pPr>
          </w:p>
        </w:tc>
        <w:tc>
          <w:tcPr>
            <w:tcW w:w="2454" w:type="dxa"/>
            <w:tcPrChange w:id="192" w:author="Cristian Bogdan Czegledi" w:date="2015-10-28T13:54:00Z">
              <w:tcPr>
                <w:tcW w:w="2280" w:type="dxa"/>
              </w:tcPr>
            </w:tcPrChange>
          </w:tcPr>
          <w:p w14:paraId="2F7EAC5C" w14:textId="77777777" w:rsidR="00FF25DB" w:rsidRPr="001446D8" w:rsidRDefault="00FF25DB" w:rsidP="009A3DCF">
            <w:pPr>
              <w:spacing w:line="240" w:lineRule="atLeast"/>
              <w:rPr>
                <w:sz w:val="24"/>
              </w:rPr>
            </w:pPr>
          </w:p>
        </w:tc>
      </w:tr>
      <w:tr w:rsidR="00FF25DB" w:rsidRPr="001446D8" w14:paraId="112EFBA1" w14:textId="77777777" w:rsidTr="00FF25DB">
        <w:tc>
          <w:tcPr>
            <w:tcW w:w="2007" w:type="dxa"/>
            <w:tcPrChange w:id="193" w:author="Cristian Bogdan Czegledi" w:date="2015-10-28T13:54:00Z">
              <w:tcPr>
                <w:tcW w:w="2007" w:type="dxa"/>
              </w:tcPr>
            </w:tcPrChange>
          </w:tcPr>
          <w:p w14:paraId="09F44FB3" w14:textId="77777777" w:rsidR="00FF25DB" w:rsidRPr="001446D8" w:rsidRDefault="00FF25DB" w:rsidP="009A3DCF">
            <w:pPr>
              <w:spacing w:line="240" w:lineRule="atLeast"/>
              <w:jc w:val="center"/>
              <w:rPr>
                <w:sz w:val="24"/>
              </w:rPr>
            </w:pPr>
          </w:p>
          <w:p w14:paraId="7CA23395" w14:textId="77777777" w:rsidR="00FF25DB" w:rsidRPr="001446D8" w:rsidRDefault="00FF25DB" w:rsidP="009A3DCF">
            <w:pPr>
              <w:spacing w:line="240" w:lineRule="atLeast"/>
              <w:jc w:val="center"/>
              <w:rPr>
                <w:sz w:val="24"/>
              </w:rPr>
            </w:pPr>
            <w:r w:rsidRPr="001446D8">
              <w:rPr>
                <w:sz w:val="24"/>
              </w:rPr>
              <w:t>32</w:t>
            </w:r>
          </w:p>
          <w:p w14:paraId="75A1C5C0" w14:textId="77777777" w:rsidR="00FF25DB" w:rsidRPr="001446D8" w:rsidRDefault="00FF25DB" w:rsidP="009A3DCF">
            <w:pPr>
              <w:spacing w:line="240" w:lineRule="atLeast"/>
              <w:jc w:val="center"/>
              <w:rPr>
                <w:sz w:val="24"/>
              </w:rPr>
            </w:pPr>
          </w:p>
        </w:tc>
        <w:tc>
          <w:tcPr>
            <w:tcW w:w="2289" w:type="dxa"/>
            <w:tcPrChange w:id="194" w:author="Cristian Bogdan Czegledi" w:date="2015-10-28T13:54:00Z">
              <w:tcPr>
                <w:tcW w:w="2289" w:type="dxa"/>
              </w:tcPr>
            </w:tcPrChange>
          </w:tcPr>
          <w:p w14:paraId="3DE0B88F" w14:textId="77777777" w:rsidR="00FF25DB" w:rsidRPr="001446D8" w:rsidRDefault="00FF25DB" w:rsidP="009A3DCF">
            <w:pPr>
              <w:spacing w:line="240" w:lineRule="atLeast"/>
              <w:rPr>
                <w:sz w:val="24"/>
              </w:rPr>
            </w:pPr>
          </w:p>
        </w:tc>
        <w:tc>
          <w:tcPr>
            <w:tcW w:w="2289" w:type="dxa"/>
            <w:tcPrChange w:id="195" w:author="Cristian Bogdan Czegledi" w:date="2015-10-28T13:54:00Z">
              <w:tcPr>
                <w:tcW w:w="2289" w:type="dxa"/>
              </w:tcPr>
            </w:tcPrChange>
          </w:tcPr>
          <w:p w14:paraId="5A2C42DF" w14:textId="237AECF2" w:rsidR="00FF25DB" w:rsidRPr="001446D8" w:rsidRDefault="00FF25DB" w:rsidP="009A3DCF">
            <w:pPr>
              <w:spacing w:line="240" w:lineRule="atLeast"/>
              <w:rPr>
                <w:sz w:val="24"/>
              </w:rPr>
            </w:pPr>
          </w:p>
        </w:tc>
        <w:tc>
          <w:tcPr>
            <w:tcW w:w="2454" w:type="dxa"/>
            <w:tcPrChange w:id="196" w:author="Cristian Bogdan Czegledi" w:date="2015-10-28T13:54:00Z">
              <w:tcPr>
                <w:tcW w:w="2280" w:type="dxa"/>
              </w:tcPr>
            </w:tcPrChange>
          </w:tcPr>
          <w:p w14:paraId="6F0E430B" w14:textId="77777777" w:rsidR="00FF25DB" w:rsidRPr="001446D8" w:rsidRDefault="00FF25DB" w:rsidP="009A3DCF">
            <w:pPr>
              <w:spacing w:line="240" w:lineRule="atLeast"/>
              <w:rPr>
                <w:sz w:val="24"/>
              </w:rPr>
            </w:pPr>
          </w:p>
        </w:tc>
      </w:tr>
      <w:tr w:rsidR="00FF25DB" w:rsidRPr="001446D8" w14:paraId="2EBAF4CC" w14:textId="77777777" w:rsidTr="00FF25DB">
        <w:tc>
          <w:tcPr>
            <w:tcW w:w="2007" w:type="dxa"/>
            <w:tcPrChange w:id="197" w:author="Cristian Bogdan Czegledi" w:date="2015-10-28T13:54:00Z">
              <w:tcPr>
                <w:tcW w:w="2007" w:type="dxa"/>
              </w:tcPr>
            </w:tcPrChange>
          </w:tcPr>
          <w:p w14:paraId="52780210" w14:textId="77777777" w:rsidR="00FF25DB" w:rsidRPr="001446D8" w:rsidRDefault="00FF25DB" w:rsidP="009A3DCF">
            <w:pPr>
              <w:spacing w:line="240" w:lineRule="atLeast"/>
              <w:jc w:val="center"/>
              <w:rPr>
                <w:sz w:val="24"/>
              </w:rPr>
            </w:pPr>
          </w:p>
          <w:p w14:paraId="60F410F4" w14:textId="77777777" w:rsidR="00FF25DB" w:rsidRPr="001446D8" w:rsidRDefault="00FF25DB" w:rsidP="009A3DCF">
            <w:pPr>
              <w:spacing w:line="240" w:lineRule="atLeast"/>
              <w:jc w:val="center"/>
              <w:rPr>
                <w:sz w:val="24"/>
              </w:rPr>
            </w:pPr>
            <w:r w:rsidRPr="001446D8">
              <w:rPr>
                <w:sz w:val="24"/>
              </w:rPr>
              <w:t>64</w:t>
            </w:r>
          </w:p>
          <w:p w14:paraId="0E3B451F" w14:textId="77777777" w:rsidR="00FF25DB" w:rsidRPr="001446D8" w:rsidRDefault="00FF25DB" w:rsidP="009A3DCF">
            <w:pPr>
              <w:spacing w:line="240" w:lineRule="atLeast"/>
              <w:jc w:val="center"/>
              <w:rPr>
                <w:sz w:val="24"/>
              </w:rPr>
            </w:pPr>
          </w:p>
        </w:tc>
        <w:tc>
          <w:tcPr>
            <w:tcW w:w="2289" w:type="dxa"/>
            <w:tcPrChange w:id="198" w:author="Cristian Bogdan Czegledi" w:date="2015-10-28T13:54:00Z">
              <w:tcPr>
                <w:tcW w:w="2289" w:type="dxa"/>
              </w:tcPr>
            </w:tcPrChange>
          </w:tcPr>
          <w:p w14:paraId="5448C4D8" w14:textId="77777777" w:rsidR="00FF25DB" w:rsidRPr="001446D8" w:rsidRDefault="00FF25DB" w:rsidP="009A3DCF">
            <w:pPr>
              <w:spacing w:line="240" w:lineRule="atLeast"/>
              <w:rPr>
                <w:sz w:val="24"/>
              </w:rPr>
            </w:pPr>
          </w:p>
        </w:tc>
        <w:tc>
          <w:tcPr>
            <w:tcW w:w="2289" w:type="dxa"/>
            <w:tcPrChange w:id="199" w:author="Cristian Bogdan Czegledi" w:date="2015-10-28T13:54:00Z">
              <w:tcPr>
                <w:tcW w:w="2289" w:type="dxa"/>
              </w:tcPr>
            </w:tcPrChange>
          </w:tcPr>
          <w:p w14:paraId="12D77FFF" w14:textId="71152C13" w:rsidR="00FF25DB" w:rsidRPr="001446D8" w:rsidRDefault="00FF25DB" w:rsidP="009A3DCF">
            <w:pPr>
              <w:spacing w:line="240" w:lineRule="atLeast"/>
              <w:rPr>
                <w:sz w:val="24"/>
              </w:rPr>
            </w:pPr>
          </w:p>
        </w:tc>
        <w:tc>
          <w:tcPr>
            <w:tcW w:w="2454" w:type="dxa"/>
            <w:tcPrChange w:id="200" w:author="Cristian Bogdan Czegledi" w:date="2015-10-28T13:54:00Z">
              <w:tcPr>
                <w:tcW w:w="2280" w:type="dxa"/>
              </w:tcPr>
            </w:tcPrChange>
          </w:tcPr>
          <w:p w14:paraId="705602EB" w14:textId="77777777" w:rsidR="00FF25DB" w:rsidRPr="001446D8" w:rsidRDefault="00FF25DB" w:rsidP="009A3DCF">
            <w:pPr>
              <w:spacing w:line="240" w:lineRule="atLeast"/>
              <w:rPr>
                <w:sz w:val="24"/>
              </w:rPr>
            </w:pPr>
          </w:p>
        </w:tc>
      </w:tr>
      <w:tr w:rsidR="00FF25DB" w:rsidRPr="001446D8" w14:paraId="0303DC0F" w14:textId="77777777" w:rsidTr="00FF25DB">
        <w:tc>
          <w:tcPr>
            <w:tcW w:w="2007" w:type="dxa"/>
            <w:tcPrChange w:id="201" w:author="Cristian Bogdan Czegledi" w:date="2015-10-28T13:54:00Z">
              <w:tcPr>
                <w:tcW w:w="2007" w:type="dxa"/>
              </w:tcPr>
            </w:tcPrChange>
          </w:tcPr>
          <w:p w14:paraId="554E00A9" w14:textId="77777777" w:rsidR="00FF25DB" w:rsidRPr="001446D8" w:rsidRDefault="00FF25DB" w:rsidP="009A3DCF">
            <w:pPr>
              <w:spacing w:line="240" w:lineRule="atLeast"/>
              <w:jc w:val="center"/>
              <w:rPr>
                <w:sz w:val="24"/>
              </w:rPr>
            </w:pPr>
          </w:p>
          <w:p w14:paraId="2C7C4955" w14:textId="77777777" w:rsidR="00FF25DB" w:rsidRPr="001446D8" w:rsidRDefault="00FF25DB" w:rsidP="009A3DCF">
            <w:pPr>
              <w:spacing w:line="240" w:lineRule="atLeast"/>
              <w:jc w:val="center"/>
              <w:rPr>
                <w:sz w:val="24"/>
              </w:rPr>
            </w:pPr>
            <w:r w:rsidRPr="001446D8">
              <w:rPr>
                <w:sz w:val="24"/>
              </w:rPr>
              <w:t>128</w:t>
            </w:r>
          </w:p>
          <w:p w14:paraId="371617F9" w14:textId="77777777" w:rsidR="00FF25DB" w:rsidRPr="001446D8" w:rsidRDefault="00FF25DB" w:rsidP="009A3DCF">
            <w:pPr>
              <w:spacing w:line="240" w:lineRule="atLeast"/>
              <w:jc w:val="center"/>
              <w:rPr>
                <w:sz w:val="24"/>
              </w:rPr>
            </w:pPr>
          </w:p>
        </w:tc>
        <w:tc>
          <w:tcPr>
            <w:tcW w:w="2289" w:type="dxa"/>
            <w:tcPrChange w:id="202" w:author="Cristian Bogdan Czegledi" w:date="2015-10-28T13:54:00Z">
              <w:tcPr>
                <w:tcW w:w="2289" w:type="dxa"/>
              </w:tcPr>
            </w:tcPrChange>
          </w:tcPr>
          <w:p w14:paraId="54D3CB8A" w14:textId="77777777" w:rsidR="00FF25DB" w:rsidRPr="001446D8" w:rsidRDefault="00FF25DB" w:rsidP="009A3DCF">
            <w:pPr>
              <w:spacing w:line="240" w:lineRule="atLeast"/>
              <w:rPr>
                <w:sz w:val="24"/>
              </w:rPr>
            </w:pPr>
          </w:p>
        </w:tc>
        <w:tc>
          <w:tcPr>
            <w:tcW w:w="2289" w:type="dxa"/>
            <w:tcPrChange w:id="203" w:author="Cristian Bogdan Czegledi" w:date="2015-10-28T13:54:00Z">
              <w:tcPr>
                <w:tcW w:w="2289" w:type="dxa"/>
              </w:tcPr>
            </w:tcPrChange>
          </w:tcPr>
          <w:p w14:paraId="65A279FB" w14:textId="06B47AB3" w:rsidR="00FF25DB" w:rsidRPr="001446D8" w:rsidRDefault="00FF25DB" w:rsidP="009A3DCF">
            <w:pPr>
              <w:spacing w:line="240" w:lineRule="atLeast"/>
              <w:rPr>
                <w:sz w:val="24"/>
              </w:rPr>
            </w:pPr>
          </w:p>
        </w:tc>
        <w:tc>
          <w:tcPr>
            <w:tcW w:w="2454" w:type="dxa"/>
            <w:tcPrChange w:id="204" w:author="Cristian Bogdan Czegledi" w:date="2015-10-28T13:54:00Z">
              <w:tcPr>
                <w:tcW w:w="2280" w:type="dxa"/>
              </w:tcPr>
            </w:tcPrChange>
          </w:tcPr>
          <w:p w14:paraId="252E79D0" w14:textId="77777777" w:rsidR="00FF25DB" w:rsidRPr="001446D8" w:rsidRDefault="00FF25DB" w:rsidP="009A3DCF">
            <w:pPr>
              <w:spacing w:line="240" w:lineRule="atLeast"/>
              <w:rPr>
                <w:sz w:val="24"/>
              </w:rPr>
            </w:pPr>
          </w:p>
        </w:tc>
      </w:tr>
      <w:tr w:rsidR="00FF25DB" w:rsidRPr="001446D8" w14:paraId="1ADD69A3" w14:textId="77777777" w:rsidTr="00FF25DB">
        <w:tc>
          <w:tcPr>
            <w:tcW w:w="2007" w:type="dxa"/>
            <w:tcPrChange w:id="205" w:author="Cristian Bogdan Czegledi" w:date="2015-10-28T13:54:00Z">
              <w:tcPr>
                <w:tcW w:w="2007" w:type="dxa"/>
              </w:tcPr>
            </w:tcPrChange>
          </w:tcPr>
          <w:p w14:paraId="461DE777" w14:textId="77777777" w:rsidR="00FF25DB" w:rsidRPr="001446D8" w:rsidRDefault="00FF25DB" w:rsidP="009A3DCF">
            <w:pPr>
              <w:spacing w:line="240" w:lineRule="atLeast"/>
              <w:jc w:val="center"/>
              <w:rPr>
                <w:sz w:val="24"/>
              </w:rPr>
            </w:pPr>
          </w:p>
          <w:p w14:paraId="0445AD08" w14:textId="77777777" w:rsidR="00FF25DB" w:rsidRPr="001446D8" w:rsidRDefault="00FF25DB" w:rsidP="009A3DCF">
            <w:pPr>
              <w:spacing w:line="240" w:lineRule="atLeast"/>
              <w:jc w:val="center"/>
              <w:rPr>
                <w:sz w:val="24"/>
              </w:rPr>
            </w:pPr>
            <w:r w:rsidRPr="001446D8">
              <w:rPr>
                <w:sz w:val="24"/>
              </w:rPr>
              <w:t>255</w:t>
            </w:r>
          </w:p>
          <w:p w14:paraId="000BCC80" w14:textId="77777777" w:rsidR="00FF25DB" w:rsidRPr="001446D8" w:rsidRDefault="00FF25DB" w:rsidP="009A3DCF">
            <w:pPr>
              <w:spacing w:line="240" w:lineRule="atLeast"/>
              <w:jc w:val="center"/>
              <w:rPr>
                <w:sz w:val="24"/>
              </w:rPr>
            </w:pPr>
          </w:p>
        </w:tc>
        <w:tc>
          <w:tcPr>
            <w:tcW w:w="2289" w:type="dxa"/>
            <w:tcPrChange w:id="206" w:author="Cristian Bogdan Czegledi" w:date="2015-10-28T13:54:00Z">
              <w:tcPr>
                <w:tcW w:w="2289" w:type="dxa"/>
              </w:tcPr>
            </w:tcPrChange>
          </w:tcPr>
          <w:p w14:paraId="5EAA3813" w14:textId="77777777" w:rsidR="00FF25DB" w:rsidRPr="001446D8" w:rsidRDefault="00FF25DB" w:rsidP="009A3DCF">
            <w:pPr>
              <w:spacing w:line="240" w:lineRule="atLeast"/>
              <w:rPr>
                <w:sz w:val="24"/>
              </w:rPr>
            </w:pPr>
          </w:p>
        </w:tc>
        <w:tc>
          <w:tcPr>
            <w:tcW w:w="2289" w:type="dxa"/>
            <w:tcPrChange w:id="207" w:author="Cristian Bogdan Czegledi" w:date="2015-10-28T13:54:00Z">
              <w:tcPr>
                <w:tcW w:w="2289" w:type="dxa"/>
              </w:tcPr>
            </w:tcPrChange>
          </w:tcPr>
          <w:p w14:paraId="5FB0EDA4" w14:textId="5C3454E8" w:rsidR="00FF25DB" w:rsidRPr="001446D8" w:rsidRDefault="00FF25DB" w:rsidP="009A3DCF">
            <w:pPr>
              <w:spacing w:line="240" w:lineRule="atLeast"/>
              <w:rPr>
                <w:sz w:val="24"/>
              </w:rPr>
            </w:pPr>
          </w:p>
        </w:tc>
        <w:tc>
          <w:tcPr>
            <w:tcW w:w="2454" w:type="dxa"/>
            <w:tcPrChange w:id="208" w:author="Cristian Bogdan Czegledi" w:date="2015-10-28T13:54:00Z">
              <w:tcPr>
                <w:tcW w:w="2280" w:type="dxa"/>
              </w:tcPr>
            </w:tcPrChange>
          </w:tcPr>
          <w:p w14:paraId="21998DB0" w14:textId="77777777" w:rsidR="00FF25DB" w:rsidRPr="001446D8" w:rsidRDefault="00FF25DB" w:rsidP="009A3DCF">
            <w:pPr>
              <w:spacing w:line="240" w:lineRule="atLeast"/>
              <w:rPr>
                <w:sz w:val="24"/>
              </w:rPr>
            </w:pPr>
          </w:p>
        </w:tc>
      </w:tr>
    </w:tbl>
    <w:p w14:paraId="3B2A5DBE" w14:textId="77777777" w:rsidR="009A3DCF" w:rsidRPr="001446D8" w:rsidRDefault="009A3DCF" w:rsidP="009A3DCF">
      <w:pPr>
        <w:spacing w:line="240" w:lineRule="atLeast"/>
        <w:rPr>
          <w:sz w:val="24"/>
        </w:rPr>
      </w:pPr>
    </w:p>
    <w:p w14:paraId="39D2B8C0" w14:textId="161EE3E7" w:rsidR="009A3DCF" w:rsidRPr="001446D8" w:rsidRDefault="009A3DCF" w:rsidP="009A3DCF">
      <w:pPr>
        <w:spacing w:line="240" w:lineRule="atLeast"/>
        <w:rPr>
          <w:sz w:val="24"/>
        </w:rPr>
      </w:pPr>
      <w:r w:rsidRPr="001446D8">
        <w:rPr>
          <w:sz w:val="24"/>
        </w:rPr>
        <w:t>Starta ett nytt projekt för programmeringen av binärräknaren. I detta projekt skall de 8 digitala utgångarna styras av en räkn</w:t>
      </w:r>
      <w:r w:rsidR="00234A1E" w:rsidRPr="001446D8">
        <w:rPr>
          <w:sz w:val="24"/>
        </w:rPr>
        <w:t xml:space="preserve">are enligt förberedelseuppgift </w:t>
      </w:r>
      <w:r w:rsidR="00C0172C">
        <w:rPr>
          <w:sz w:val="24"/>
        </w:rPr>
        <w:t>2.</w:t>
      </w:r>
      <w:r w:rsidR="00234A1E" w:rsidRPr="001446D8">
        <w:rPr>
          <w:sz w:val="24"/>
        </w:rPr>
        <w:t>3</w:t>
      </w:r>
      <w:r w:rsidRPr="001446D8">
        <w:rPr>
          <w:sz w:val="24"/>
        </w:rPr>
        <w:t xml:space="preserve">. Resultatet blir att programmet genererar en periodisk rampspänning. Efter nedladdning kan utsignalerna studeras i oscilloskop. Mät upp frekvensen på den </w:t>
      </w:r>
      <w:proofErr w:type="spellStart"/>
      <w:r w:rsidRPr="001446D8">
        <w:rPr>
          <w:sz w:val="24"/>
        </w:rPr>
        <w:t>nedskalade</w:t>
      </w:r>
      <w:proofErr w:type="spellEnd"/>
      <w:r w:rsidRPr="001446D8">
        <w:rPr>
          <w:sz w:val="24"/>
        </w:rPr>
        <w:t xml:space="preserve"> klocksigna</w:t>
      </w:r>
      <w:r w:rsidR="00234A1E" w:rsidRPr="001446D8">
        <w:rPr>
          <w:sz w:val="24"/>
        </w:rPr>
        <w:t>len</w:t>
      </w:r>
      <w:r w:rsidRPr="001446D8">
        <w:rPr>
          <w:sz w:val="24"/>
        </w:rPr>
        <w:t>:</w:t>
      </w:r>
    </w:p>
    <w:p w14:paraId="64067125" w14:textId="77777777" w:rsidR="009A3DCF" w:rsidRPr="001446D8" w:rsidRDefault="009A3DCF" w:rsidP="009A3DCF">
      <w:pPr>
        <w:spacing w:line="240" w:lineRule="atLeast"/>
        <w:rPr>
          <w:sz w:val="24"/>
        </w:rPr>
      </w:pPr>
    </w:p>
    <w:p w14:paraId="662F78A6" w14:textId="77777777" w:rsidR="009A3DCF" w:rsidRPr="001446D8" w:rsidRDefault="009A3DCF" w:rsidP="009A3DCF">
      <w:pPr>
        <w:spacing w:line="240" w:lineRule="atLeast"/>
        <w:rPr>
          <w:sz w:val="24"/>
        </w:rPr>
      </w:pPr>
      <w:r w:rsidRPr="001446D8">
        <w:rPr>
          <w:sz w:val="24"/>
        </w:rPr>
        <w:t>Uppmätt frekvens: ………………. Hz</w:t>
      </w:r>
    </w:p>
    <w:p w14:paraId="46345AD6" w14:textId="1967EEB2" w:rsidR="009A3DCF" w:rsidRPr="001446D8" w:rsidRDefault="009A3DCF" w:rsidP="009A3DCF">
      <w:pPr>
        <w:spacing w:line="240" w:lineRule="atLeast"/>
        <w:rPr>
          <w:sz w:val="24"/>
        </w:rPr>
      </w:pPr>
      <w:r w:rsidRPr="001446D8">
        <w:rPr>
          <w:sz w:val="24"/>
        </w:rPr>
        <w:t xml:space="preserve">Mät upp periodtiden på </w:t>
      </w:r>
      <w:r w:rsidR="0023531C">
        <w:rPr>
          <w:sz w:val="24"/>
        </w:rPr>
        <w:t>sågtandsvågen</w:t>
      </w:r>
      <w:r w:rsidRPr="001446D8">
        <w:rPr>
          <w:sz w:val="24"/>
        </w:rPr>
        <w:t xml:space="preserve"> och jämför med den beräknade:</w:t>
      </w:r>
    </w:p>
    <w:p w14:paraId="618D981C" w14:textId="77777777" w:rsidR="009A3DCF" w:rsidRPr="001446D8" w:rsidRDefault="009A3DCF" w:rsidP="009A3DCF">
      <w:pPr>
        <w:spacing w:line="240" w:lineRule="atLeast"/>
        <w:rPr>
          <w:sz w:val="24"/>
        </w:rPr>
      </w:pPr>
    </w:p>
    <w:p w14:paraId="1011583F" w14:textId="77777777" w:rsidR="009A3DCF" w:rsidRPr="001446D8" w:rsidRDefault="009A3DCF" w:rsidP="009A3DCF">
      <w:pPr>
        <w:spacing w:line="240" w:lineRule="atLeast"/>
        <w:rPr>
          <w:sz w:val="24"/>
        </w:rPr>
      </w:pPr>
      <w:r w:rsidRPr="001446D8">
        <w:rPr>
          <w:sz w:val="24"/>
        </w:rPr>
        <w:lastRenderedPageBreak/>
        <w:t xml:space="preserve">Beräknad periodtid: ………………. </w:t>
      </w:r>
      <w:proofErr w:type="spellStart"/>
      <w:r w:rsidRPr="001446D8">
        <w:rPr>
          <w:sz w:val="24"/>
        </w:rPr>
        <w:t>ms</w:t>
      </w:r>
      <w:proofErr w:type="spellEnd"/>
      <w:r w:rsidRPr="001446D8">
        <w:rPr>
          <w:sz w:val="24"/>
        </w:rPr>
        <w:tab/>
        <w:t xml:space="preserve">Uppmätt periodtid: ………………. </w:t>
      </w:r>
      <w:proofErr w:type="spellStart"/>
      <w:r w:rsidRPr="001446D8">
        <w:rPr>
          <w:sz w:val="24"/>
        </w:rPr>
        <w:t>ms</w:t>
      </w:r>
      <w:proofErr w:type="spellEnd"/>
    </w:p>
    <w:p w14:paraId="047315D9" w14:textId="77777777" w:rsidR="009A3DCF" w:rsidRPr="001446D8" w:rsidRDefault="009A3DCF" w:rsidP="009A3DCF">
      <w:pPr>
        <w:spacing w:line="240" w:lineRule="atLeast"/>
        <w:rPr>
          <w:sz w:val="24"/>
        </w:rPr>
      </w:pPr>
    </w:p>
    <w:p w14:paraId="151B0198" w14:textId="03E269E2" w:rsidR="00DA2BE0" w:rsidRDefault="009A3DCF" w:rsidP="009A3DCF">
      <w:pPr>
        <w:spacing w:line="240" w:lineRule="atLeast"/>
        <w:rPr>
          <w:sz w:val="24"/>
        </w:rPr>
      </w:pPr>
      <w:r w:rsidRPr="001446D8">
        <w:rPr>
          <w:sz w:val="24"/>
        </w:rPr>
        <w:t xml:space="preserve">Ändra i </w:t>
      </w:r>
      <w:proofErr w:type="spellStart"/>
      <w:r w:rsidRPr="001446D8">
        <w:rPr>
          <w:sz w:val="24"/>
        </w:rPr>
        <w:t>programmmet</w:t>
      </w:r>
      <w:proofErr w:type="spellEnd"/>
      <w:r w:rsidRPr="001446D8">
        <w:rPr>
          <w:sz w:val="24"/>
        </w:rPr>
        <w:t xml:space="preserve"> för </w:t>
      </w:r>
      <w:r w:rsidR="00234A1E" w:rsidRPr="001446D8">
        <w:rPr>
          <w:sz w:val="24"/>
        </w:rPr>
        <w:t>klockfrekvensen</w:t>
      </w:r>
      <w:r w:rsidRPr="001446D8">
        <w:rPr>
          <w:sz w:val="24"/>
        </w:rPr>
        <w:t xml:space="preserve"> så att frekvensen på insignalen till binärräknaren blir ca 12 kHz. Studera rampspänningen på oscilloskop</w:t>
      </w:r>
      <w:r w:rsidR="00DA2BE0">
        <w:rPr>
          <w:sz w:val="24"/>
        </w:rPr>
        <w:t xml:space="preserve">et. Zooma in och observera övergången från min/max till max/min. Syns någon </w:t>
      </w:r>
      <w:proofErr w:type="spellStart"/>
      <w:r w:rsidR="00DA2BE0">
        <w:rPr>
          <w:sz w:val="24"/>
        </w:rPr>
        <w:t>översväng</w:t>
      </w:r>
      <w:proofErr w:type="spellEnd"/>
      <w:r w:rsidR="00DA2BE0">
        <w:rPr>
          <w:sz w:val="24"/>
        </w:rPr>
        <w:t xml:space="preserve"> (ringning)? För att undvika detta fenomen placeras en kondensator </w:t>
      </w:r>
      <w:r w:rsidR="00DA2BE0" w:rsidRPr="00DA2BE0">
        <w:rPr>
          <w:i/>
          <w:sz w:val="24"/>
        </w:rPr>
        <w:t>C</w:t>
      </w:r>
      <w:r w:rsidR="00DA2BE0" w:rsidRPr="00CC613B">
        <w:rPr>
          <w:sz w:val="24"/>
          <w:vertAlign w:val="subscript"/>
        </w:rPr>
        <w:t>2</w:t>
      </w:r>
      <w:r w:rsidR="00DA2BE0">
        <w:rPr>
          <w:sz w:val="24"/>
        </w:rPr>
        <w:t xml:space="preserve"> </w:t>
      </w:r>
      <w:proofErr w:type="spellStart"/>
      <w:r w:rsidR="00DA2BE0">
        <w:rPr>
          <w:sz w:val="24"/>
        </w:rPr>
        <w:t>parallelt</w:t>
      </w:r>
      <w:proofErr w:type="spellEnd"/>
      <w:r w:rsidR="00DA2BE0">
        <w:rPr>
          <w:sz w:val="24"/>
        </w:rPr>
        <w:t xml:space="preserve"> med </w:t>
      </w:r>
      <w:r w:rsidR="00DA2BE0" w:rsidRPr="00CC613B">
        <w:rPr>
          <w:i/>
          <w:sz w:val="24"/>
        </w:rPr>
        <w:t>R</w:t>
      </w:r>
      <w:r w:rsidR="00DA2BE0" w:rsidRPr="00CC613B">
        <w:rPr>
          <w:sz w:val="24"/>
          <w:vertAlign w:val="subscript"/>
        </w:rPr>
        <w:t>2</w:t>
      </w:r>
      <w:r w:rsidR="00DA2BE0">
        <w:rPr>
          <w:sz w:val="24"/>
        </w:rPr>
        <w:t>.</w:t>
      </w:r>
      <w:r w:rsidR="00CC613B">
        <w:rPr>
          <w:sz w:val="24"/>
        </w:rPr>
        <w:t xml:space="preserve"> Rekommenderat värde är 33 pF.</w:t>
      </w:r>
    </w:p>
    <w:p w14:paraId="501D01FF" w14:textId="77777777" w:rsidR="00CC613B" w:rsidRDefault="00CC613B" w:rsidP="009A3DCF">
      <w:pPr>
        <w:spacing w:line="240" w:lineRule="atLeast"/>
        <w:rPr>
          <w:sz w:val="24"/>
        </w:rPr>
      </w:pPr>
    </w:p>
    <w:p w14:paraId="4E19D8B5" w14:textId="2E04C09F" w:rsidR="009A3DCF" w:rsidRPr="001446D8" w:rsidRDefault="00CC613B" w:rsidP="009A3DCF">
      <w:pPr>
        <w:spacing w:line="240" w:lineRule="atLeast"/>
        <w:rPr>
          <w:sz w:val="24"/>
        </w:rPr>
      </w:pPr>
      <w:r>
        <w:rPr>
          <w:sz w:val="24"/>
        </w:rPr>
        <w:t>Nu skall vi</w:t>
      </w:r>
      <w:r w:rsidR="009A3DCF" w:rsidRPr="001446D8">
        <w:rPr>
          <w:sz w:val="24"/>
        </w:rPr>
        <w:t xml:space="preserve"> mät</w:t>
      </w:r>
      <w:r>
        <w:rPr>
          <w:sz w:val="24"/>
        </w:rPr>
        <w:t>a</w:t>
      </w:r>
      <w:r w:rsidR="009A3DCF" w:rsidRPr="001446D8">
        <w:rPr>
          <w:sz w:val="24"/>
        </w:rPr>
        <w:t xml:space="preserve"> up</w:t>
      </w:r>
      <w:r>
        <w:rPr>
          <w:sz w:val="24"/>
        </w:rPr>
        <w:t>p operationsförstärkarens ”</w:t>
      </w:r>
      <w:proofErr w:type="spellStart"/>
      <w:r>
        <w:rPr>
          <w:sz w:val="24"/>
        </w:rPr>
        <w:t>slew</w:t>
      </w:r>
      <w:proofErr w:type="spellEnd"/>
      <w:r>
        <w:rPr>
          <w:sz w:val="24"/>
        </w:rPr>
        <w:t xml:space="preserve"> </w:t>
      </w:r>
      <w:r w:rsidR="009A3DCF" w:rsidRPr="001446D8">
        <w:rPr>
          <w:sz w:val="24"/>
        </w:rPr>
        <w:t>rate”</w:t>
      </w:r>
      <w:r>
        <w:rPr>
          <w:sz w:val="24"/>
        </w:rPr>
        <w:t>,</w:t>
      </w:r>
      <w:r w:rsidR="009A3DCF" w:rsidRPr="001446D8">
        <w:rPr>
          <w:sz w:val="24"/>
        </w:rPr>
        <w:t xml:space="preserve"> dvs den maximala tidsderivatan hos utspänningen.</w:t>
      </w:r>
      <w:r w:rsidR="005A2FCF">
        <w:rPr>
          <w:sz w:val="24"/>
        </w:rPr>
        <w:t xml:space="preserve"> Man bestämmer den genom att lägga ett steg på ingången och mäta hur snabbt utgången ändras</w:t>
      </w:r>
      <w:ins w:id="209" w:author="Cristian Bogdan Czegledi" w:date="2015-10-28T16:18:00Z">
        <w:r w:rsidR="00E62027">
          <w:rPr>
            <w:sz w:val="24"/>
          </w:rPr>
          <w:t xml:space="preserve"> from a min/max </w:t>
        </w:r>
        <w:proofErr w:type="spellStart"/>
        <w:r w:rsidR="00E62027">
          <w:rPr>
            <w:sz w:val="24"/>
          </w:rPr>
          <w:t>stable</w:t>
        </w:r>
        <w:proofErr w:type="spellEnd"/>
        <w:r w:rsidR="00E62027">
          <w:rPr>
            <w:sz w:val="24"/>
          </w:rPr>
          <w:t xml:space="preserve"> </w:t>
        </w:r>
        <w:proofErr w:type="spellStart"/>
        <w:r w:rsidR="00E62027">
          <w:rPr>
            <w:sz w:val="24"/>
          </w:rPr>
          <w:t>level</w:t>
        </w:r>
        <w:proofErr w:type="spellEnd"/>
        <w:r w:rsidR="00E62027">
          <w:rPr>
            <w:sz w:val="24"/>
          </w:rPr>
          <w:t xml:space="preserve"> to a max/min </w:t>
        </w:r>
        <w:proofErr w:type="spellStart"/>
        <w:r w:rsidR="00E62027">
          <w:rPr>
            <w:sz w:val="24"/>
          </w:rPr>
          <w:t>stable</w:t>
        </w:r>
        <w:proofErr w:type="spellEnd"/>
        <w:r w:rsidR="00E62027">
          <w:rPr>
            <w:sz w:val="24"/>
          </w:rPr>
          <w:t xml:space="preserve"> </w:t>
        </w:r>
        <w:proofErr w:type="spellStart"/>
        <w:r w:rsidR="00E62027">
          <w:rPr>
            <w:sz w:val="24"/>
          </w:rPr>
          <w:t>value</w:t>
        </w:r>
      </w:ins>
      <w:proofErr w:type="spellEnd"/>
      <w:r w:rsidR="005A2FCF">
        <w:rPr>
          <w:sz w:val="24"/>
        </w:rPr>
        <w:t xml:space="preserve">. </w:t>
      </w:r>
      <w:ins w:id="210" w:author="liyan" w:date="2015-11-16T11:32:00Z">
        <w:r w:rsidR="00F83625">
          <w:rPr>
            <w:sz w:val="24"/>
          </w:rPr>
          <w:t>-</w:t>
        </w:r>
      </w:ins>
      <w:r w:rsidR="005A2FCF">
        <w:rPr>
          <w:sz w:val="24"/>
        </w:rPr>
        <w:t xml:space="preserve">Vi kan använda samma sågtandsvåg som tidigare, </w:t>
      </w:r>
      <w:r w:rsidR="0023531C">
        <w:rPr>
          <w:sz w:val="24"/>
        </w:rPr>
        <w:t xml:space="preserve">men nu är inte rampen intressant utan steget mellan minimal och maximal spänning. Jämför </w:t>
      </w:r>
      <w:proofErr w:type="spellStart"/>
      <w:r w:rsidR="0023531C">
        <w:rPr>
          <w:sz w:val="24"/>
        </w:rPr>
        <w:t>slew</w:t>
      </w:r>
      <w:proofErr w:type="spellEnd"/>
      <w:r w:rsidR="0023531C">
        <w:rPr>
          <w:sz w:val="24"/>
        </w:rPr>
        <w:t xml:space="preserve"> rate med och utan kondensator.</w:t>
      </w:r>
    </w:p>
    <w:p w14:paraId="509B7E68" w14:textId="77777777" w:rsidR="009A3DCF" w:rsidRPr="001446D8" w:rsidRDefault="009A3DCF" w:rsidP="009A3DCF">
      <w:pPr>
        <w:spacing w:line="240" w:lineRule="atLeast"/>
        <w:rPr>
          <w:sz w:val="24"/>
        </w:rPr>
      </w:pPr>
    </w:p>
    <w:p w14:paraId="784D2FC6" w14:textId="2836CC5A" w:rsidR="009A3DCF" w:rsidRPr="001446D8" w:rsidRDefault="005A2FCF" w:rsidP="009A3DCF">
      <w:pPr>
        <w:spacing w:line="240" w:lineRule="atLeast"/>
        <w:rPr>
          <w:sz w:val="24"/>
        </w:rPr>
      </w:pPr>
      <w:proofErr w:type="spellStart"/>
      <w:r>
        <w:rPr>
          <w:sz w:val="24"/>
        </w:rPr>
        <w:t>Slew</w:t>
      </w:r>
      <w:proofErr w:type="spellEnd"/>
      <w:r>
        <w:rPr>
          <w:sz w:val="24"/>
        </w:rPr>
        <w:t xml:space="preserve"> </w:t>
      </w:r>
      <w:r w:rsidR="009A3DCF" w:rsidRPr="001446D8">
        <w:rPr>
          <w:sz w:val="24"/>
        </w:rPr>
        <w:t>rate enligt datablad ……………. V/</w:t>
      </w:r>
      <w:r w:rsidR="009A3DCF" w:rsidRPr="001446D8">
        <w:rPr>
          <w:sz w:val="24"/>
        </w:rPr>
        <w:sym w:font="Symbol" w:char="F06D"/>
      </w:r>
      <w:r w:rsidR="009A3DCF" w:rsidRPr="001446D8">
        <w:rPr>
          <w:sz w:val="24"/>
        </w:rPr>
        <w:t xml:space="preserve">s </w:t>
      </w:r>
    </w:p>
    <w:p w14:paraId="442EB085" w14:textId="77777777" w:rsidR="009A3DCF" w:rsidRPr="001446D8" w:rsidRDefault="009A3DCF" w:rsidP="009A3DCF">
      <w:pPr>
        <w:spacing w:line="240" w:lineRule="atLeast"/>
        <w:rPr>
          <w:sz w:val="24"/>
        </w:rPr>
      </w:pPr>
    </w:p>
    <w:p w14:paraId="4E36C63E" w14:textId="2513743D" w:rsidR="009A3DCF" w:rsidRPr="001446D8" w:rsidRDefault="009A3DCF" w:rsidP="009A3DCF">
      <w:pPr>
        <w:spacing w:line="240" w:lineRule="atLeast"/>
        <w:rPr>
          <w:sz w:val="24"/>
        </w:rPr>
      </w:pPr>
      <w:r w:rsidRPr="001446D8">
        <w:rPr>
          <w:sz w:val="24"/>
        </w:rPr>
        <w:t>U</w:t>
      </w:r>
      <w:r w:rsidR="005A2FCF">
        <w:rPr>
          <w:sz w:val="24"/>
        </w:rPr>
        <w:t xml:space="preserve">ppmätt </w:t>
      </w:r>
      <w:proofErr w:type="spellStart"/>
      <w:r w:rsidR="005A2FCF">
        <w:rPr>
          <w:sz w:val="24"/>
        </w:rPr>
        <w:t>slew</w:t>
      </w:r>
      <w:proofErr w:type="spellEnd"/>
      <w:r w:rsidR="005A2FCF">
        <w:rPr>
          <w:sz w:val="24"/>
        </w:rPr>
        <w:t xml:space="preserve"> </w:t>
      </w:r>
      <w:r w:rsidRPr="001446D8">
        <w:rPr>
          <w:sz w:val="24"/>
        </w:rPr>
        <w:t>rate</w:t>
      </w:r>
      <w:r w:rsidR="00C50C24">
        <w:rPr>
          <w:sz w:val="24"/>
        </w:rPr>
        <w:t xml:space="preserve"> </w:t>
      </w:r>
      <w:r w:rsidR="0023531C">
        <w:rPr>
          <w:sz w:val="24"/>
        </w:rPr>
        <w:t xml:space="preserve">utan </w:t>
      </w:r>
      <w:r w:rsidR="0023531C" w:rsidRPr="0023531C">
        <w:rPr>
          <w:i/>
          <w:sz w:val="24"/>
        </w:rPr>
        <w:t>C</w:t>
      </w:r>
      <w:r w:rsidR="0023531C" w:rsidRPr="0023531C">
        <w:rPr>
          <w:sz w:val="24"/>
          <w:vertAlign w:val="subscript"/>
        </w:rPr>
        <w:t>2</w:t>
      </w:r>
      <w:r w:rsidR="0023531C">
        <w:rPr>
          <w:sz w:val="24"/>
        </w:rPr>
        <w:t xml:space="preserve"> </w:t>
      </w:r>
      <w:r w:rsidR="0023531C" w:rsidRPr="001446D8">
        <w:rPr>
          <w:sz w:val="24"/>
        </w:rPr>
        <w:t>……………….. V/</w:t>
      </w:r>
      <w:r w:rsidR="0023531C" w:rsidRPr="001446D8">
        <w:rPr>
          <w:sz w:val="24"/>
        </w:rPr>
        <w:sym w:font="Symbol" w:char="F06D"/>
      </w:r>
      <w:r w:rsidR="0023531C" w:rsidRPr="001446D8">
        <w:rPr>
          <w:sz w:val="24"/>
        </w:rPr>
        <w:t>s</w:t>
      </w:r>
      <w:r w:rsidR="0023531C">
        <w:rPr>
          <w:sz w:val="24"/>
        </w:rPr>
        <w:t xml:space="preserve"> och med </w:t>
      </w:r>
      <w:r w:rsidR="0023531C" w:rsidRPr="0023531C">
        <w:rPr>
          <w:i/>
          <w:sz w:val="24"/>
        </w:rPr>
        <w:t>C</w:t>
      </w:r>
      <w:r w:rsidR="0023531C" w:rsidRPr="0023531C">
        <w:rPr>
          <w:sz w:val="24"/>
          <w:vertAlign w:val="subscript"/>
        </w:rPr>
        <w:t>2</w:t>
      </w:r>
      <w:r w:rsidR="0023531C">
        <w:rPr>
          <w:sz w:val="24"/>
        </w:rPr>
        <w:t xml:space="preserve"> </w:t>
      </w:r>
      <w:r w:rsidR="0023531C" w:rsidRPr="001446D8">
        <w:rPr>
          <w:sz w:val="24"/>
        </w:rPr>
        <w:t>……………….. V/</w:t>
      </w:r>
      <w:r w:rsidR="0023531C" w:rsidRPr="001446D8">
        <w:rPr>
          <w:sz w:val="24"/>
        </w:rPr>
        <w:sym w:font="Symbol" w:char="F06D"/>
      </w:r>
      <w:r w:rsidR="0023531C" w:rsidRPr="001446D8">
        <w:rPr>
          <w:sz w:val="24"/>
        </w:rPr>
        <w:t>s</w:t>
      </w:r>
    </w:p>
    <w:p w14:paraId="765F0A18" w14:textId="77777777" w:rsidR="0023531C" w:rsidDel="00067176" w:rsidRDefault="0023531C" w:rsidP="009A3DCF">
      <w:pPr>
        <w:spacing w:line="240" w:lineRule="atLeast"/>
        <w:rPr>
          <w:del w:id="211" w:author="Erik Agrell" w:date="2015-10-16T21:06:00Z"/>
          <w:sz w:val="24"/>
        </w:rPr>
      </w:pPr>
    </w:p>
    <w:p w14:paraId="26600FE4" w14:textId="55EF55F1" w:rsidR="009A3DCF" w:rsidRPr="001446D8" w:rsidDel="00067176" w:rsidRDefault="009A3DCF" w:rsidP="009A3DCF">
      <w:pPr>
        <w:spacing w:line="240" w:lineRule="atLeast"/>
        <w:rPr>
          <w:del w:id="212" w:author="Erik Agrell" w:date="2015-10-16T21:06:00Z"/>
          <w:sz w:val="24"/>
        </w:rPr>
      </w:pPr>
      <w:del w:id="213" w:author="Erik Agrell" w:date="2015-10-16T21:06:00Z">
        <w:r w:rsidRPr="001446D8" w:rsidDel="00067176">
          <w:rPr>
            <w:sz w:val="24"/>
          </w:rPr>
          <w:delText>Beräkna vilken maximal klockfrekvens binärräknaren kan ha utan att D/A-omvandlaren tappar några nivåer i rampspänningen.</w:delText>
        </w:r>
        <w:r w:rsidR="0023531C" w:rsidDel="00067176">
          <w:rPr>
            <w:sz w:val="24"/>
          </w:rPr>
          <w:delText xml:space="preserve"> Mät först tiden det tar för operationsförstärkaen att gå från stabil låg nivå till stabil hög nivå eller tvärt om; beräkna sedan maximal klockfrekvens.</w:delText>
        </w:r>
      </w:del>
    </w:p>
    <w:p w14:paraId="4E4E6FB9" w14:textId="59C0F05E" w:rsidR="009A3DCF" w:rsidRPr="001446D8" w:rsidDel="00067176" w:rsidRDefault="009A3DCF" w:rsidP="009A3DCF">
      <w:pPr>
        <w:spacing w:line="240" w:lineRule="atLeast"/>
        <w:rPr>
          <w:del w:id="214" w:author="Erik Agrell" w:date="2015-10-16T21:06:00Z"/>
          <w:sz w:val="24"/>
        </w:rPr>
      </w:pPr>
    </w:p>
    <w:p w14:paraId="4452DF7A" w14:textId="65626A6A" w:rsidR="00067176" w:rsidRDefault="0023531C" w:rsidP="009A3DCF">
      <w:pPr>
        <w:spacing w:line="240" w:lineRule="atLeast"/>
        <w:rPr>
          <w:ins w:id="215" w:author="Erik Agrell" w:date="2015-10-16T21:06:00Z"/>
          <w:sz w:val="24"/>
        </w:rPr>
      </w:pPr>
      <w:del w:id="216" w:author="Erik Agrell" w:date="2015-10-16T21:06:00Z">
        <w:r w:rsidDel="00067176">
          <w:rPr>
            <w:sz w:val="24"/>
          </w:rPr>
          <w:delText xml:space="preserve">Maximal </w:delText>
        </w:r>
        <w:r w:rsidR="009A3DCF" w:rsidRPr="001446D8" w:rsidDel="00067176">
          <w:rPr>
            <w:sz w:val="24"/>
          </w:rPr>
          <w:delText>klockfrekvens : ………………. Hz</w:delText>
        </w:r>
      </w:del>
    </w:p>
    <w:p w14:paraId="4E81869F" w14:textId="1D60EB55" w:rsidR="00067176" w:rsidRPr="00067176" w:rsidRDefault="00067176" w:rsidP="00067176">
      <w:pPr>
        <w:spacing w:line="240" w:lineRule="atLeast"/>
        <w:rPr>
          <w:ins w:id="217" w:author="Erik Agrell" w:date="2015-10-16T21:06:00Z"/>
          <w:sz w:val="24"/>
        </w:rPr>
      </w:pPr>
      <w:proofErr w:type="spellStart"/>
      <w:ins w:id="218" w:author="Erik Agrell" w:date="2015-10-16T21:06:00Z">
        <w:r w:rsidRPr="00067176">
          <w:rPr>
            <w:sz w:val="24"/>
          </w:rPr>
          <w:t>Slew</w:t>
        </w:r>
        <w:proofErr w:type="spellEnd"/>
        <w:r w:rsidRPr="00067176">
          <w:rPr>
            <w:sz w:val="24"/>
          </w:rPr>
          <w:t xml:space="preserve"> rate begränsar hur snabbt D/A-omvandlaren kan klockas. Det är önskvärt att utsignalen hinner konvergera till spänningen som motsvarar den digitala insignalen innan insignalen ändas. Avståndet mellan klockpulser skall alltså vara större än den maximala omvandling</w:t>
        </w:r>
        <w:r>
          <w:rPr>
            <w:sz w:val="24"/>
          </w:rPr>
          <w:t>stiden.</w:t>
        </w:r>
      </w:ins>
    </w:p>
    <w:p w14:paraId="5A1668C9" w14:textId="77777777" w:rsidR="00067176" w:rsidRPr="00067176" w:rsidRDefault="00067176" w:rsidP="00067176">
      <w:pPr>
        <w:spacing w:line="240" w:lineRule="atLeast"/>
        <w:rPr>
          <w:ins w:id="219" w:author="Erik Agrell" w:date="2015-10-16T21:06:00Z"/>
          <w:sz w:val="24"/>
        </w:rPr>
      </w:pPr>
      <w:ins w:id="220" w:author="Erik Agrell" w:date="2015-10-16T21:06:00Z">
        <w:r w:rsidRPr="00067176">
          <w:rPr>
            <w:sz w:val="24"/>
          </w:rPr>
          <w:t xml:space="preserve"> </w:t>
        </w:r>
      </w:ins>
    </w:p>
    <w:p w14:paraId="3220FA81" w14:textId="2FCEF5A3" w:rsidR="009A3DCF" w:rsidRPr="001446D8" w:rsidRDefault="00067176" w:rsidP="00067176">
      <w:pPr>
        <w:spacing w:line="240" w:lineRule="atLeast"/>
        <w:rPr>
          <w:sz w:val="24"/>
        </w:rPr>
      </w:pPr>
      <w:ins w:id="221" w:author="Erik Agrell" w:date="2015-10-16T21:06:00Z">
        <w:r w:rsidRPr="00067176">
          <w:rPr>
            <w:sz w:val="24"/>
          </w:rPr>
          <w:t>Maximal omvandlingstid för D/A: ...</w:t>
        </w:r>
        <w:r>
          <w:rPr>
            <w:sz w:val="24"/>
          </w:rPr>
          <w:t>....</w:t>
        </w:r>
        <w:r w:rsidRPr="00067176">
          <w:rPr>
            <w:sz w:val="24"/>
          </w:rPr>
          <w:t>......</w:t>
        </w:r>
      </w:ins>
      <w:ins w:id="222" w:author="Erik Agrell" w:date="2015-10-16T21:07:00Z">
        <w:r>
          <w:rPr>
            <w:sz w:val="24"/>
          </w:rPr>
          <w:t>..</w:t>
        </w:r>
      </w:ins>
      <w:ins w:id="223" w:author="Erik Agrell" w:date="2015-10-16T21:06:00Z">
        <w:r w:rsidRPr="00067176">
          <w:rPr>
            <w:sz w:val="24"/>
          </w:rPr>
          <w:t xml:space="preserve"> µs</w:t>
        </w:r>
        <w:r>
          <w:rPr>
            <w:sz w:val="24"/>
          </w:rPr>
          <w:t>.    M</w:t>
        </w:r>
        <w:r w:rsidRPr="00067176">
          <w:rPr>
            <w:sz w:val="24"/>
          </w:rPr>
          <w:t>aximal klockfrekvens: ......................... MHz</w:t>
        </w:r>
      </w:ins>
      <w:r w:rsidR="00C30518" w:rsidRPr="00C67CFC">
        <w:rPr>
          <w:noProof/>
          <w:sz w:val="24"/>
          <w:lang w:val="en-US"/>
        </w:rPr>
        <w:drawing>
          <wp:anchor distT="0" distB="0" distL="114300" distR="114300" simplePos="0" relativeHeight="251660800" behindDoc="0" locked="0" layoutInCell="1" allowOverlap="1" wp14:anchorId="08CEFDCB" wp14:editId="07EB1929">
            <wp:simplePos x="0" y="0"/>
            <wp:positionH relativeFrom="column">
              <wp:posOffset>5361305</wp:posOffset>
            </wp:positionH>
            <wp:positionV relativeFrom="paragraph">
              <wp:posOffset>548005</wp:posOffset>
            </wp:positionV>
            <wp:extent cx="815340" cy="815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13">
                      <a:extLst>
                        <a:ext uri="{28A0092B-C50C-407E-A947-70E740481C1C}">
                          <a14:useLocalDpi xmlns:a14="http://schemas.microsoft.com/office/drawing/2010/main" val="0"/>
                        </a:ext>
                      </a:extLst>
                    </a:blip>
                    <a:stretch>
                      <a:fillRect/>
                    </a:stretch>
                  </pic:blipFill>
                  <pic:spPr>
                    <a:xfrm>
                      <a:off x="0" y="0"/>
                      <a:ext cx="815340" cy="8153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36E8BA" w14:textId="77777777" w:rsidR="009A3DCF" w:rsidRPr="001446D8" w:rsidRDefault="009A3DCF" w:rsidP="009A3DCF">
      <w:pPr>
        <w:spacing w:line="240" w:lineRule="atLeast"/>
        <w:rPr>
          <w:sz w:val="24"/>
        </w:rPr>
      </w:pPr>
    </w:p>
    <w:p w14:paraId="738AF472" w14:textId="77777777" w:rsidR="009A3DCF" w:rsidRPr="001446D8" w:rsidRDefault="009A3DCF" w:rsidP="009A3DCF">
      <w:pPr>
        <w:spacing w:line="240" w:lineRule="atLeast"/>
        <w:rPr>
          <w:sz w:val="24"/>
        </w:rPr>
      </w:pPr>
      <w:r w:rsidRPr="001446D8">
        <w:rPr>
          <w:sz w:val="24"/>
        </w:rPr>
        <w:t xml:space="preserve">OBS! Glöm inte att kopiera alla </w:t>
      </w:r>
      <w:proofErr w:type="spellStart"/>
      <w:r w:rsidRPr="001446D8">
        <w:rPr>
          <w:sz w:val="24"/>
        </w:rPr>
        <w:t>projektfiler</w:t>
      </w:r>
      <w:proofErr w:type="spellEnd"/>
      <w:r w:rsidRPr="001446D8">
        <w:rPr>
          <w:sz w:val="24"/>
        </w:rPr>
        <w:t xml:space="preserve"> till din hemkatalog innan du loggar ut från </w:t>
      </w:r>
      <w:proofErr w:type="spellStart"/>
      <w:r w:rsidRPr="001446D8">
        <w:rPr>
          <w:sz w:val="24"/>
        </w:rPr>
        <w:t>labdatorn</w:t>
      </w:r>
      <w:proofErr w:type="spellEnd"/>
      <w:r w:rsidRPr="001446D8">
        <w:rPr>
          <w:sz w:val="24"/>
        </w:rPr>
        <w:t xml:space="preserve">. Konstruktionen på </w:t>
      </w:r>
      <w:proofErr w:type="spellStart"/>
      <w:r w:rsidRPr="001446D8">
        <w:rPr>
          <w:sz w:val="24"/>
        </w:rPr>
        <w:t>labplattan</w:t>
      </w:r>
      <w:proofErr w:type="spellEnd"/>
      <w:r w:rsidRPr="001446D8">
        <w:rPr>
          <w:sz w:val="24"/>
        </w:rPr>
        <w:t xml:space="preserve"> sparas till senare labbar. Fortsättning följer…..</w:t>
      </w:r>
    </w:p>
    <w:p w14:paraId="34D0A131" w14:textId="77777777" w:rsidR="009A3DCF" w:rsidRDefault="009A3DCF" w:rsidP="009A3DCF">
      <w:pPr>
        <w:spacing w:line="240" w:lineRule="atLeast"/>
        <w:rPr>
          <w:sz w:val="24"/>
        </w:rPr>
      </w:pPr>
    </w:p>
    <w:p w14:paraId="42A9E6B0" w14:textId="384B1FCC" w:rsidR="00C30518" w:rsidRPr="001446D8" w:rsidRDefault="00C30518" w:rsidP="009A3DCF">
      <w:pPr>
        <w:spacing w:line="240" w:lineRule="atLeast"/>
        <w:rPr>
          <w:sz w:val="24"/>
        </w:rPr>
      </w:pPr>
      <w:proofErr w:type="spellStart"/>
      <w:r w:rsidRPr="00C67CFC">
        <w:rPr>
          <w:b/>
          <w:sz w:val="24"/>
        </w:rPr>
        <w:t>Checkpoint</w:t>
      </w:r>
      <w:proofErr w:type="spellEnd"/>
      <w:r w:rsidRPr="00C67CFC">
        <w:rPr>
          <w:b/>
          <w:sz w:val="24"/>
        </w:rPr>
        <w:t xml:space="preserve">. </w:t>
      </w:r>
      <w:r>
        <w:rPr>
          <w:sz w:val="24"/>
        </w:rPr>
        <w:t xml:space="preserve">Demonstrera </w:t>
      </w:r>
      <w:r w:rsidR="00FA4930">
        <w:rPr>
          <w:sz w:val="24"/>
        </w:rPr>
        <w:t xml:space="preserve">funktionen </w:t>
      </w:r>
      <w:r w:rsidR="0023531C">
        <w:rPr>
          <w:sz w:val="24"/>
        </w:rPr>
        <w:t xml:space="preserve">och resultaten </w:t>
      </w:r>
      <w:r>
        <w:rPr>
          <w:sz w:val="24"/>
        </w:rPr>
        <w:t>för assistenten.</w:t>
      </w:r>
    </w:p>
    <w:p w14:paraId="3A595361" w14:textId="2890B19D" w:rsidR="009A3DCF" w:rsidRPr="001446D8" w:rsidRDefault="001446D8" w:rsidP="00B415FD">
      <w:pPr>
        <w:pStyle w:val="Heading2"/>
      </w:pPr>
      <w:r w:rsidRPr="001446D8">
        <w:t>Redovisning i rapporten</w:t>
      </w:r>
    </w:p>
    <w:p w14:paraId="0FE082AA" w14:textId="56D379A6" w:rsidR="009A3DCF" w:rsidRPr="007A69ED" w:rsidRDefault="009A3DCF" w:rsidP="009A3DCF">
      <w:pPr>
        <w:spacing w:line="240" w:lineRule="atLeast"/>
        <w:rPr>
          <w:sz w:val="24"/>
          <w:lang w:val="en-US"/>
        </w:rPr>
      </w:pPr>
      <w:r w:rsidRPr="001446D8">
        <w:rPr>
          <w:sz w:val="24"/>
        </w:rPr>
        <w:t>Beräkningar av resistansvär</w:t>
      </w:r>
      <w:r w:rsidR="00234A1E" w:rsidRPr="001446D8">
        <w:rPr>
          <w:sz w:val="24"/>
        </w:rPr>
        <w:t xml:space="preserve">den skall redovisas. </w:t>
      </w:r>
      <w:commentRangeStart w:id="224"/>
      <w:r w:rsidR="00234A1E" w:rsidRPr="001446D8">
        <w:rPr>
          <w:sz w:val="24"/>
        </w:rPr>
        <w:t>VHDL-koder</w:t>
      </w:r>
      <w:del w:id="225" w:author="liyan" w:date="2015-11-16T11:00:00Z">
        <w:r w:rsidR="00234A1E" w:rsidRPr="001446D8" w:rsidDel="00927E72">
          <w:rPr>
            <w:sz w:val="24"/>
          </w:rPr>
          <w:delText>,</w:delText>
        </w:r>
      </w:del>
      <w:r w:rsidR="00234A1E" w:rsidRPr="001446D8">
        <w:rPr>
          <w:sz w:val="24"/>
        </w:rPr>
        <w:t xml:space="preserve"> </w:t>
      </w:r>
      <w:del w:id="226" w:author="liyan" w:date="2015-11-16T11:00:00Z">
        <w:r w:rsidR="00234A1E" w:rsidRPr="001446D8" w:rsidDel="00927E72">
          <w:rPr>
            <w:sz w:val="24"/>
          </w:rPr>
          <w:delText xml:space="preserve">pinkonfiguration </w:delText>
        </w:r>
      </w:del>
      <w:r w:rsidRPr="001446D8">
        <w:rPr>
          <w:sz w:val="24"/>
        </w:rPr>
        <w:t>och resultat från simuleringar skall redovisas.</w:t>
      </w:r>
      <w:commentRangeEnd w:id="224"/>
      <w:r w:rsidR="007138DD">
        <w:rPr>
          <w:rStyle w:val="CommentReference"/>
        </w:rPr>
        <w:commentReference w:id="224"/>
      </w:r>
      <w:r w:rsidRPr="001446D8">
        <w:rPr>
          <w:sz w:val="24"/>
        </w:rPr>
        <w:t xml:space="preserve"> </w:t>
      </w:r>
      <w:ins w:id="227" w:author="liyan" w:date="2015-11-16T11:17:00Z">
        <w:r w:rsidR="00D12BF4" w:rsidRPr="007A69ED">
          <w:rPr>
            <w:sz w:val="24"/>
          </w:rPr>
          <w:t xml:space="preserve">A </w:t>
        </w:r>
        <w:proofErr w:type="spellStart"/>
        <w:r w:rsidR="00D12BF4" w:rsidRPr="007A69ED">
          <w:rPr>
            <w:sz w:val="24"/>
          </w:rPr>
          <w:t>completed</w:t>
        </w:r>
        <w:proofErr w:type="spellEnd"/>
        <w:r w:rsidR="00D12BF4" w:rsidRPr="007A69ED">
          <w:rPr>
            <w:sz w:val="24"/>
          </w:rPr>
          <w:t xml:space="preserve"> table in Utförande.</w:t>
        </w:r>
        <w:r w:rsidR="00D12BF4">
          <w:rPr>
            <w:sz w:val="24"/>
          </w:rPr>
          <w:t xml:space="preserve"> </w:t>
        </w:r>
      </w:ins>
      <w:r w:rsidRPr="001446D8">
        <w:rPr>
          <w:sz w:val="24"/>
        </w:rPr>
        <w:t>Beräknade och uppmätta värden på klockfrekvens och ”</w:t>
      </w:r>
      <w:proofErr w:type="spellStart"/>
      <w:r w:rsidRPr="001446D8">
        <w:rPr>
          <w:sz w:val="24"/>
        </w:rPr>
        <w:t>slew</w:t>
      </w:r>
      <w:proofErr w:type="spellEnd"/>
      <w:r w:rsidRPr="001446D8">
        <w:rPr>
          <w:sz w:val="24"/>
        </w:rPr>
        <w:t>-rate” skall redovisas</w:t>
      </w:r>
      <w:ins w:id="228" w:author="Cristian B. Czegledi" w:date="2015-12-14T15:27:00Z">
        <w:r w:rsidR="00B3600A">
          <w:rPr>
            <w:sz w:val="24"/>
          </w:rPr>
          <w:t xml:space="preserve">, the </w:t>
        </w:r>
        <w:proofErr w:type="spellStart"/>
        <w:r w:rsidR="00B3600A">
          <w:rPr>
            <w:sz w:val="24"/>
          </w:rPr>
          <w:t>measured</w:t>
        </w:r>
        <w:proofErr w:type="spellEnd"/>
        <w:r w:rsidR="00B3600A">
          <w:rPr>
            <w:sz w:val="24"/>
          </w:rPr>
          <w:t xml:space="preserve"> </w:t>
        </w:r>
        <w:proofErr w:type="spellStart"/>
        <w:r w:rsidR="00B3600A">
          <w:rPr>
            <w:sz w:val="24"/>
          </w:rPr>
          <w:t>time</w:t>
        </w:r>
        <w:proofErr w:type="spellEnd"/>
        <w:r w:rsidR="00B3600A">
          <w:rPr>
            <w:sz w:val="24"/>
          </w:rPr>
          <w:t xml:space="preserve"> </w:t>
        </w:r>
        <w:proofErr w:type="spellStart"/>
        <w:r w:rsidR="00B3600A">
          <w:rPr>
            <w:sz w:val="24"/>
          </w:rPr>
          <w:t>should</w:t>
        </w:r>
        <w:proofErr w:type="spellEnd"/>
        <w:r w:rsidR="00B3600A">
          <w:rPr>
            <w:sz w:val="24"/>
          </w:rPr>
          <w:t xml:space="preserve"> be </w:t>
        </w:r>
        <w:proofErr w:type="spellStart"/>
        <w:r w:rsidR="00B3600A">
          <w:rPr>
            <w:sz w:val="24"/>
          </w:rPr>
          <w:t>reported</w:t>
        </w:r>
        <w:proofErr w:type="spellEnd"/>
        <w:r w:rsidR="00B3600A">
          <w:rPr>
            <w:sz w:val="24"/>
          </w:rPr>
          <w:t xml:space="preserve"> </w:t>
        </w:r>
        <w:proofErr w:type="spellStart"/>
        <w:r w:rsidR="00B3600A">
          <w:rPr>
            <w:sz w:val="24"/>
          </w:rPr>
          <w:t>too</w:t>
        </w:r>
      </w:ins>
      <w:proofErr w:type="spellEnd"/>
      <w:r w:rsidRPr="001446D8">
        <w:rPr>
          <w:sz w:val="24"/>
        </w:rPr>
        <w:t xml:space="preserve">. </w:t>
      </w:r>
      <w:ins w:id="229" w:author="liyan" w:date="2015-11-16T11:01:00Z">
        <w:r w:rsidR="00927E72" w:rsidRPr="007A69ED">
          <w:rPr>
            <w:sz w:val="24"/>
            <w:lang w:val="en-US"/>
          </w:rPr>
          <w:t xml:space="preserve">Compare the measured slew rate with </w:t>
        </w:r>
      </w:ins>
      <w:ins w:id="230" w:author="liyan" w:date="2015-11-16T11:02:00Z">
        <w:r w:rsidR="00927E72" w:rsidRPr="007A69ED">
          <w:rPr>
            <w:i/>
            <w:sz w:val="24"/>
            <w:lang w:val="en-US"/>
          </w:rPr>
          <w:t>C</w:t>
        </w:r>
        <w:r w:rsidR="00927E72" w:rsidRPr="007A69ED">
          <w:rPr>
            <w:sz w:val="24"/>
            <w:vertAlign w:val="subscript"/>
            <w:lang w:val="en-US"/>
          </w:rPr>
          <w:t>2</w:t>
        </w:r>
      </w:ins>
      <w:ins w:id="231" w:author="liyan" w:date="2015-11-16T11:01:00Z">
        <w:r w:rsidR="00927E72" w:rsidRPr="007A69ED">
          <w:rPr>
            <w:sz w:val="24"/>
            <w:lang w:val="en-US"/>
          </w:rPr>
          <w:t xml:space="preserve"> and the system requirement</w:t>
        </w:r>
      </w:ins>
      <w:ins w:id="232" w:author="liyan" w:date="2015-11-16T12:51:00Z">
        <w:r w:rsidR="0078486B">
          <w:rPr>
            <w:sz w:val="24"/>
            <w:lang w:val="en-US"/>
          </w:rPr>
          <w:t xml:space="preserve"> according to the system specification</w:t>
        </w:r>
      </w:ins>
      <w:ins w:id="233" w:author="liyan" w:date="2015-11-16T11:01:00Z">
        <w:r w:rsidR="00927E72" w:rsidRPr="007A69ED">
          <w:rPr>
            <w:sz w:val="24"/>
            <w:lang w:val="en-US"/>
          </w:rPr>
          <w:t>.</w:t>
        </w:r>
      </w:ins>
      <w:ins w:id="234" w:author="liyan" w:date="2015-11-16T11:14:00Z">
        <w:r w:rsidR="006773FD">
          <w:rPr>
            <w:sz w:val="24"/>
            <w:lang w:val="en-US"/>
          </w:rPr>
          <w:t xml:space="preserve"> </w:t>
        </w:r>
      </w:ins>
      <w:ins w:id="235" w:author="liyan" w:date="2015-11-16T11:18:00Z">
        <w:r w:rsidR="00D12BF4">
          <w:rPr>
            <w:sz w:val="24"/>
            <w:lang w:val="en-US"/>
          </w:rPr>
          <w:t>Save screen shot</w:t>
        </w:r>
      </w:ins>
      <w:ins w:id="236" w:author="liyan" w:date="2015-11-16T12:51:00Z">
        <w:r w:rsidR="00CF7C5B">
          <w:rPr>
            <w:sz w:val="24"/>
            <w:lang w:val="en-US"/>
          </w:rPr>
          <w:t>s</w:t>
        </w:r>
      </w:ins>
      <w:ins w:id="237" w:author="liyan" w:date="2015-11-16T11:18:00Z">
        <w:r w:rsidR="00D12BF4">
          <w:rPr>
            <w:sz w:val="24"/>
            <w:lang w:val="en-US"/>
          </w:rPr>
          <w:t xml:space="preserve"> or take photo</w:t>
        </w:r>
      </w:ins>
      <w:ins w:id="238" w:author="liyan" w:date="2015-11-16T12:51:00Z">
        <w:r w:rsidR="00CF7C5B">
          <w:rPr>
            <w:sz w:val="24"/>
            <w:lang w:val="en-US"/>
          </w:rPr>
          <w:t>s</w:t>
        </w:r>
      </w:ins>
      <w:ins w:id="239" w:author="liyan" w:date="2015-11-16T11:18:00Z">
        <w:r w:rsidR="00D12BF4">
          <w:rPr>
            <w:sz w:val="24"/>
            <w:lang w:val="en-US"/>
          </w:rPr>
          <w:t xml:space="preserve"> of the </w:t>
        </w:r>
      </w:ins>
      <w:ins w:id="240" w:author="liyan" w:date="2015-11-16T11:26:00Z">
        <w:r w:rsidR="00CB74A6">
          <w:rPr>
            <w:sz w:val="24"/>
            <w:lang w:val="en-US"/>
          </w:rPr>
          <w:t>s</w:t>
        </w:r>
      </w:ins>
      <w:ins w:id="241" w:author="liyan" w:date="2015-11-16T11:18:00Z">
        <w:r w:rsidR="00D12BF4">
          <w:rPr>
            <w:sz w:val="24"/>
            <w:lang w:val="en-US"/>
          </w:rPr>
          <w:t>lew rate</w:t>
        </w:r>
      </w:ins>
      <w:ins w:id="242" w:author="liyan" w:date="2015-11-16T11:26:00Z">
        <w:r w:rsidR="00CB74A6">
          <w:rPr>
            <w:sz w:val="24"/>
            <w:lang w:val="en-US"/>
          </w:rPr>
          <w:t xml:space="preserve"> measurement on the oscilloscope</w:t>
        </w:r>
      </w:ins>
      <w:ins w:id="243" w:author="liyan" w:date="2015-11-16T11:18:00Z">
        <w:r w:rsidR="00D12BF4">
          <w:rPr>
            <w:sz w:val="24"/>
            <w:lang w:val="en-US"/>
          </w:rPr>
          <w:t>.</w:t>
        </w:r>
      </w:ins>
      <w:ins w:id="244" w:author="Cristian B. Czegledi" w:date="2015-12-14T15:28:00Z">
        <w:r w:rsidR="00D3175F">
          <w:rPr>
            <w:sz w:val="24"/>
            <w:lang w:val="en-US"/>
          </w:rPr>
          <w:t xml:space="preserve"> The table </w:t>
        </w:r>
      </w:ins>
      <w:ins w:id="245" w:author="Erik Agrell" w:date="2015-12-15T11:23:00Z">
        <w:r w:rsidR="00563645">
          <w:rPr>
            <w:sz w:val="24"/>
            <w:lang w:val="en-US"/>
          </w:rPr>
          <w:t xml:space="preserve">above </w:t>
        </w:r>
      </w:ins>
      <w:ins w:id="246" w:author="Cristian B. Czegledi" w:date="2015-12-14T15:28:00Z">
        <w:r w:rsidR="00D3175F">
          <w:rPr>
            <w:sz w:val="24"/>
            <w:lang w:val="en-US"/>
          </w:rPr>
          <w:t>should also be reported.</w:t>
        </w:r>
      </w:ins>
    </w:p>
    <w:p w14:paraId="096889EC" w14:textId="395D56EC" w:rsidR="00F27515" w:rsidRPr="001446D8" w:rsidRDefault="00F27515" w:rsidP="00B415FD">
      <w:pPr>
        <w:pStyle w:val="Heading1"/>
      </w:pPr>
      <w:r w:rsidRPr="001446D8">
        <w:lastRenderedPageBreak/>
        <w:t xml:space="preserve">Laboration nr 3, A/D-omvandlare och seriell </w:t>
      </w:r>
      <w:r w:rsidR="00C30518">
        <w:t>sändare</w:t>
      </w:r>
      <w:r w:rsidRPr="001446D8">
        <w:tab/>
      </w:r>
    </w:p>
    <w:p w14:paraId="63AE99C8" w14:textId="21D6C480" w:rsidR="00F27515" w:rsidRDefault="00F27515" w:rsidP="005E529C">
      <w:pPr>
        <w:spacing w:line="240" w:lineRule="atLeast"/>
        <w:rPr>
          <w:sz w:val="24"/>
        </w:rPr>
      </w:pPr>
      <w:r w:rsidRPr="001446D8">
        <w:rPr>
          <w:sz w:val="24"/>
        </w:rPr>
        <w:t>I den tredje laborationen skall vi studera A/D-omvandling och seriell överföring av en digital signal. Vi skall implementera den digitala styrkretsen</w:t>
      </w:r>
      <w:r w:rsidR="002A2F83">
        <w:rPr>
          <w:sz w:val="24"/>
        </w:rPr>
        <w:t xml:space="preserve"> till A/D-omvandlingen och parallell- till serie</w:t>
      </w:r>
      <w:r w:rsidRPr="001446D8">
        <w:rPr>
          <w:sz w:val="24"/>
        </w:rPr>
        <w:t xml:space="preserve">-omvandlingen i FPGA-kretsen på </w:t>
      </w:r>
      <w:proofErr w:type="spellStart"/>
      <w:r w:rsidRPr="001446D8">
        <w:rPr>
          <w:sz w:val="24"/>
        </w:rPr>
        <w:t>labkortet</w:t>
      </w:r>
      <w:proofErr w:type="spellEnd"/>
      <w:r w:rsidRPr="001446D8">
        <w:rPr>
          <w:sz w:val="24"/>
        </w:rPr>
        <w:t xml:space="preserve"> DE1.</w:t>
      </w:r>
    </w:p>
    <w:p w14:paraId="5FC99D04" w14:textId="0643277A" w:rsidR="00F27515" w:rsidRPr="001446D8" w:rsidRDefault="00C8621B" w:rsidP="00CF05DC">
      <w:pPr>
        <w:pStyle w:val="figure"/>
        <w:rPr>
          <w:sz w:val="24"/>
        </w:rPr>
      </w:pPr>
      <w:r>
        <w:rPr>
          <w:noProof/>
          <w:lang w:val="en-US"/>
        </w:rPr>
        <mc:AlternateContent>
          <mc:Choice Requires="wps">
            <w:drawing>
              <wp:anchor distT="0" distB="0" distL="114300" distR="114300" simplePos="0" relativeHeight="251679232" behindDoc="0" locked="0" layoutInCell="1" allowOverlap="1" wp14:anchorId="2EE0C936" wp14:editId="249007AC">
                <wp:simplePos x="0" y="0"/>
                <wp:positionH relativeFrom="column">
                  <wp:posOffset>-1354455</wp:posOffset>
                </wp:positionH>
                <wp:positionV relativeFrom="paragraph">
                  <wp:posOffset>150495</wp:posOffset>
                </wp:positionV>
                <wp:extent cx="259715" cy="266700"/>
                <wp:effectExtent l="0" t="0" r="0" b="12700"/>
                <wp:wrapNone/>
                <wp:docPr id="20" name="Text Box 20"/>
                <wp:cNvGraphicFramePr/>
                <a:graphic xmlns:a="http://schemas.openxmlformats.org/drawingml/2006/main">
                  <a:graphicData uri="http://schemas.microsoft.com/office/word/2010/wordprocessingShape">
                    <wps:wsp>
                      <wps:cNvSpPr txBox="1"/>
                      <wps:spPr>
                        <a:xfrm>
                          <a:off x="0" y="0"/>
                          <a:ext cx="259715" cy="266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A876584" w14:textId="77777777" w:rsidR="00D107F5" w:rsidRPr="00F52691" w:rsidRDefault="00D107F5" w:rsidP="00C8621B">
                            <w:pPr>
                              <w:spacing w:line="240" w:lineRule="atLeast"/>
                            </w:pPr>
                            <w:r>
                              <w:rPr>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E0C936" id="Text Box 20" o:spid="_x0000_s1029" type="#_x0000_t202" style="position:absolute;left:0;text-align:left;margin-left:-106.65pt;margin-top:11.85pt;width:20.45pt;height:21pt;z-index:251679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" filled="f" stroked="f">
                <v:textbox style="mso-fit-shape-to-text:t">
                  <w:txbxContent>
                    <w:p w14:paraId="4A876584" w14:textId="77777777" w:rsidR="006C47D2" w:rsidRPr="00F52691" w:rsidRDefault="006C47D2" w:rsidP="00C8621B">
                      <w:pPr>
                        <w:spacing w:line="240" w:lineRule="atLeast"/>
                      </w:pPr>
                      <w:r>
                        <w:rPr>
                          <w:sz w:val="24"/>
                        </w:rPr>
                        <w:t>–</w:t>
                      </w:r>
                    </w:p>
                  </w:txbxContent>
                </v:textbox>
              </v:shape>
            </w:pict>
          </mc:Fallback>
        </mc:AlternateContent>
      </w:r>
      <w:r w:rsidR="002A2F83" w:rsidRPr="00C645F3">
        <w:rPr>
          <w:rFonts w:ascii="Times" w:hAnsi="Times"/>
          <w:noProof/>
          <w:lang w:val="en-US"/>
        </w:rPr>
        <w:drawing>
          <wp:inline distT="0" distB="0" distL="0" distR="0" wp14:anchorId="058E3619" wp14:editId="3BBE1547">
            <wp:extent cx="6116320" cy="4671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lab3.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4671695"/>
                    </a:xfrm>
                    <a:prstGeom prst="rect">
                      <a:avLst/>
                    </a:prstGeom>
                  </pic:spPr>
                </pic:pic>
              </a:graphicData>
            </a:graphic>
          </wp:inline>
        </w:drawing>
      </w:r>
    </w:p>
    <w:p w14:paraId="54998D60" w14:textId="44641948" w:rsidR="00F27515" w:rsidRDefault="00F27515" w:rsidP="00CF05DC">
      <w:pPr>
        <w:pStyle w:val="Caption"/>
      </w:pPr>
      <w:r w:rsidRPr="001446D8">
        <w:t>Fig. 3.1: Tredje</w:t>
      </w:r>
      <w:r w:rsidR="00AC5242" w:rsidRPr="001446D8">
        <w:t xml:space="preserve"> laborationens delsystem</w:t>
      </w:r>
      <w:r w:rsidRPr="001446D8">
        <w:t>.</w:t>
      </w:r>
    </w:p>
    <w:p w14:paraId="7CC5D1D4" w14:textId="2403A5E3" w:rsidR="00F27515" w:rsidRPr="00C67CFC" w:rsidRDefault="00AF2052" w:rsidP="00CF05DC">
      <w:pPr>
        <w:pStyle w:val="figure"/>
        <w:rPr>
          <w:sz w:val="24"/>
        </w:rPr>
      </w:pPr>
      <w:r w:rsidRPr="002A55CF">
        <w:rPr>
          <w:rFonts w:ascii="Times" w:hAnsi="Times"/>
          <w:noProof/>
          <w:lang w:val="en-US"/>
        </w:rPr>
        <w:drawing>
          <wp:inline distT="0" distB="0" distL="0" distR="0" wp14:anchorId="3AFFBD9F" wp14:editId="001A5388">
            <wp:extent cx="5287113" cy="2600688"/>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_lab3_adc.png"/>
                    <pic:cNvPicPr/>
                  </pic:nvPicPr>
                  <pic:blipFill>
                    <a:blip r:embed="rId22">
                      <a:extLst>
                        <a:ext uri="{28A0092B-C50C-407E-A947-70E740481C1C}">
                          <a14:useLocalDpi xmlns:a14="http://schemas.microsoft.com/office/drawing/2010/main" val="0"/>
                        </a:ext>
                      </a:extLst>
                    </a:blip>
                    <a:stretch>
                      <a:fillRect/>
                    </a:stretch>
                  </pic:blipFill>
                  <pic:spPr>
                    <a:xfrm>
                      <a:off x="0" y="0"/>
                      <a:ext cx="5287113" cy="2600688"/>
                    </a:xfrm>
                    <a:prstGeom prst="rect">
                      <a:avLst/>
                    </a:prstGeom>
                  </pic:spPr>
                </pic:pic>
              </a:graphicData>
            </a:graphic>
          </wp:inline>
        </w:drawing>
      </w:r>
    </w:p>
    <w:p w14:paraId="4C0FAF4C" w14:textId="77777777" w:rsidR="00F27515" w:rsidRPr="001446D8" w:rsidRDefault="00F27515" w:rsidP="00CF05DC">
      <w:pPr>
        <w:pStyle w:val="Caption"/>
      </w:pPr>
      <w:r w:rsidRPr="00C67CFC">
        <w:t>Fig. 3.2: Principschema för A/D-omvandlare med successiva approximationer.</w:t>
      </w:r>
    </w:p>
    <w:p w14:paraId="492C00AF" w14:textId="14A1FDE4" w:rsidR="00586A02" w:rsidRPr="00586A02" w:rsidRDefault="00F27515" w:rsidP="00B415FD">
      <w:pPr>
        <w:pStyle w:val="Heading2"/>
      </w:pPr>
      <w:r w:rsidRPr="001446D8">
        <w:lastRenderedPageBreak/>
        <w:t>A/D-omvandlaren</w:t>
      </w:r>
    </w:p>
    <w:p w14:paraId="2595BF9B" w14:textId="45986C0A" w:rsidR="00586A02" w:rsidRDefault="00586A02" w:rsidP="00F27515">
      <w:pPr>
        <w:spacing w:line="240" w:lineRule="atLeast"/>
        <w:rPr>
          <w:sz w:val="24"/>
        </w:rPr>
      </w:pPr>
      <w:r>
        <w:rPr>
          <w:sz w:val="24"/>
        </w:rPr>
        <w:t>Det finns många slags A/D-omvandlare</w:t>
      </w:r>
      <w:r w:rsidR="00687695">
        <w:rPr>
          <w:sz w:val="24"/>
        </w:rPr>
        <w:t xml:space="preserve">. Den typ som vi använder i denna </w:t>
      </w:r>
      <w:proofErr w:type="spellStart"/>
      <w:r w:rsidR="00687695">
        <w:rPr>
          <w:sz w:val="24"/>
        </w:rPr>
        <w:t>lab</w:t>
      </w:r>
      <w:proofErr w:type="spellEnd"/>
      <w:r w:rsidR="00687695">
        <w:rPr>
          <w:sz w:val="24"/>
        </w:rPr>
        <w:t xml:space="preserve"> innehåller D/A-omvandlaren från </w:t>
      </w:r>
      <w:proofErr w:type="spellStart"/>
      <w:r w:rsidR="00687695">
        <w:rPr>
          <w:sz w:val="24"/>
        </w:rPr>
        <w:t>lab</w:t>
      </w:r>
      <w:proofErr w:type="spellEnd"/>
      <w:r w:rsidR="00687695">
        <w:rPr>
          <w:sz w:val="24"/>
        </w:rPr>
        <w:t xml:space="preserve"> 2, kompletterad med en digital kontrollenhet, ett så kallat ”</w:t>
      </w:r>
      <w:proofErr w:type="spellStart"/>
      <w:r w:rsidR="00687695">
        <w:rPr>
          <w:sz w:val="24"/>
        </w:rPr>
        <w:t>successive</w:t>
      </w:r>
      <w:proofErr w:type="spellEnd"/>
      <w:r w:rsidR="00687695">
        <w:rPr>
          <w:sz w:val="24"/>
        </w:rPr>
        <w:t xml:space="preserve"> approximation register” (SAR), som ”gissar” den digitala insignalen till D/A-enheten som skapar en analog nivå som ligger så nära den givna insigna</w:t>
      </w:r>
      <w:r w:rsidR="002A2F83">
        <w:rPr>
          <w:sz w:val="24"/>
        </w:rPr>
        <w:t>len som möjligt.</w:t>
      </w:r>
    </w:p>
    <w:p w14:paraId="160339BE" w14:textId="77777777" w:rsidR="00687695" w:rsidRDefault="00687695" w:rsidP="00F27515">
      <w:pPr>
        <w:spacing w:line="240" w:lineRule="atLeast"/>
        <w:rPr>
          <w:sz w:val="24"/>
        </w:rPr>
      </w:pPr>
    </w:p>
    <w:p w14:paraId="193F3ECA" w14:textId="50617B39" w:rsidR="00F27515" w:rsidRPr="001446D8" w:rsidRDefault="009A4F06" w:rsidP="00F27515">
      <w:pPr>
        <w:spacing w:line="240" w:lineRule="atLeast"/>
        <w:rPr>
          <w:sz w:val="24"/>
        </w:rPr>
      </w:pPr>
      <w:r>
        <w:rPr>
          <w:noProof/>
          <w:lang w:val="en-US"/>
        </w:rPr>
        <mc:AlternateContent>
          <mc:Choice Requires="wps">
            <w:drawing>
              <wp:anchor distT="0" distB="0" distL="114300" distR="114300" simplePos="0" relativeHeight="251687424" behindDoc="0" locked="0" layoutInCell="1" allowOverlap="1" wp14:anchorId="694444F4" wp14:editId="78659773">
                <wp:simplePos x="0" y="0"/>
                <wp:positionH relativeFrom="column">
                  <wp:posOffset>374015</wp:posOffset>
                </wp:positionH>
                <wp:positionV relativeFrom="paragraph">
                  <wp:posOffset>1586230</wp:posOffset>
                </wp:positionV>
                <wp:extent cx="297815" cy="243840"/>
                <wp:effectExtent l="0" t="0" r="0" b="10160"/>
                <wp:wrapNone/>
                <wp:docPr id="29" name="Text Box 29"/>
                <wp:cNvGraphicFramePr/>
                <a:graphic xmlns:a="http://schemas.openxmlformats.org/drawingml/2006/main">
                  <a:graphicData uri="http://schemas.microsoft.com/office/word/2010/wordprocessingShape">
                    <wps:wsp>
                      <wps:cNvSpPr txBox="1"/>
                      <wps:spPr>
                        <a:xfrm>
                          <a:off x="0" y="0"/>
                          <a:ext cx="297815"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906D493" w14:textId="6C701794" w:rsidR="00D107F5" w:rsidRPr="00F52691" w:rsidRDefault="00D107F5" w:rsidP="007D5B23">
                            <w:pPr>
                              <w:spacing w:line="240" w:lineRule="atLeast"/>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4444F4" id="Text Box 29" o:spid="_x0000_s1030" type="#_x0000_t202" style="position:absolute;margin-left:29.45pt;margin-top:124.9pt;width:23.45pt;height:19.2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" filled="f" stroked="f">
                <v:textbox style="mso-fit-shape-to-text:t">
                  <w:txbxContent>
                    <w:p w14:paraId="2906D493" w14:textId="6C701794" w:rsidR="006C47D2" w:rsidRPr="00F52691" w:rsidRDefault="006C47D2" w:rsidP="007D5B23">
                      <w:pPr>
                        <w:spacing w:line="240" w:lineRule="atLeast"/>
                      </w:pPr>
                    </w:p>
                  </w:txbxContent>
                </v:textbox>
              </v:shape>
            </w:pict>
          </mc:Fallback>
        </mc:AlternateContent>
      </w:r>
      <w:r w:rsidR="00F27515" w:rsidRPr="001446D8">
        <w:rPr>
          <w:sz w:val="24"/>
        </w:rPr>
        <w:t>Principen för en A/D-omvandlare med successiva approximationer framgår av figur 3.2. Styrenheten skapar successivt signaler på utgångarna som motsvarar den analoga signalens digitala värde. Efter lika många klockcykler som antalet bitar i A/D-omvandlingen har vi fått hela det digitala ordet på utgångarna och omvandlingen är klar. Styrenheten kallas successivt approximationsregister (</w:t>
      </w:r>
      <w:r w:rsidR="00AF2052">
        <w:rPr>
          <w:sz w:val="24"/>
        </w:rPr>
        <w:t xml:space="preserve">SAR). Principen framgår </w:t>
      </w:r>
      <w:r w:rsidR="00F27515" w:rsidRPr="001446D8">
        <w:rPr>
          <w:sz w:val="24"/>
        </w:rPr>
        <w:t>av tidsdiagrammet i figur 3.3</w:t>
      </w:r>
      <w:r w:rsidR="002A2F83">
        <w:rPr>
          <w:sz w:val="24"/>
        </w:rPr>
        <w:t>, som visar signalerna i en 8</w:t>
      </w:r>
      <w:r w:rsidR="00C30518">
        <w:rPr>
          <w:sz w:val="24"/>
        </w:rPr>
        <w:t>-bitars SAR</w:t>
      </w:r>
      <w:r w:rsidR="00F27515" w:rsidRPr="001446D8">
        <w:rPr>
          <w:sz w:val="24"/>
        </w:rPr>
        <w:t>.</w:t>
      </w:r>
      <w:r w:rsidR="005D4684" w:rsidRPr="00C67CFC">
        <w:rPr>
          <w:sz w:val="24"/>
        </w:rPr>
        <w:t xml:space="preserve"> Vi använder samma princip men skapar en egen digital lösning i VHDL-kod.</w:t>
      </w:r>
    </w:p>
    <w:p w14:paraId="5FB00208" w14:textId="15165442" w:rsidR="000D5151" w:rsidRPr="000D5151" w:rsidRDefault="007D5B23" w:rsidP="00C46E84">
      <w:pPr>
        <w:pStyle w:val="figure"/>
      </w:pPr>
      <w:r>
        <w:rPr>
          <w:noProof/>
          <w:lang w:val="en-US"/>
        </w:rPr>
        <mc:AlternateContent>
          <mc:Choice Requires="wps">
            <w:drawing>
              <wp:anchor distT="0" distB="0" distL="114300" distR="114300" simplePos="0" relativeHeight="251689472" behindDoc="0" locked="0" layoutInCell="1" allowOverlap="1" wp14:anchorId="5A8A9719" wp14:editId="53E54CB1">
                <wp:simplePos x="0" y="0"/>
                <wp:positionH relativeFrom="column">
                  <wp:posOffset>-1468755</wp:posOffset>
                </wp:positionH>
                <wp:positionV relativeFrom="paragraph">
                  <wp:posOffset>2582545</wp:posOffset>
                </wp:positionV>
                <wp:extent cx="297815" cy="243840"/>
                <wp:effectExtent l="0" t="0" r="0" b="10160"/>
                <wp:wrapNone/>
                <wp:docPr id="34" name="Text Box 34"/>
                <wp:cNvGraphicFramePr/>
                <a:graphic xmlns:a="http://schemas.openxmlformats.org/drawingml/2006/main">
                  <a:graphicData uri="http://schemas.microsoft.com/office/word/2010/wordprocessingShape">
                    <wps:wsp>
                      <wps:cNvSpPr txBox="1"/>
                      <wps:spPr>
                        <a:xfrm>
                          <a:off x="0" y="0"/>
                          <a:ext cx="297815"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00AB0ED" w14:textId="23456BE6" w:rsidR="00D107F5" w:rsidRPr="0045040E" w:rsidRDefault="00D107F5" w:rsidP="00B17543">
                            <w:pPr>
                              <w:spacing w:line="240" w:lineRule="atLeast"/>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8A9719" id="Text Box 34" o:spid="_x0000_s1031" type="#_x0000_t202" style="position:absolute;left:0;text-align:left;margin-left:-115.65pt;margin-top:203.35pt;width:23.45pt;height:19.2pt;z-index:251689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" filled="f" stroked="f">
                <v:textbox style="mso-fit-shape-to-text:t">
                  <w:txbxContent>
                    <w:p w14:paraId="100AB0ED" w14:textId="23456BE6" w:rsidR="006C47D2" w:rsidRPr="0045040E" w:rsidRDefault="006C47D2" w:rsidP="00B17543">
                      <w:pPr>
                        <w:spacing w:line="240" w:lineRule="atLeast"/>
                      </w:pPr>
                    </w:p>
                  </w:txbxContent>
                </v:textbox>
              </v:shape>
            </w:pict>
          </mc:Fallback>
        </mc:AlternateContent>
      </w:r>
      <w:r w:rsidR="002A2F83" w:rsidRPr="00C645F3">
        <w:rPr>
          <w:rFonts w:ascii="Times" w:hAnsi="Times"/>
          <w:noProof/>
          <w:lang w:val="en-US"/>
        </w:rPr>
        <w:drawing>
          <wp:inline distT="0" distB="0" distL="0" distR="0" wp14:anchorId="14AB15D6" wp14:editId="02716C84">
            <wp:extent cx="611632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lab3_time_diagram.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2819400"/>
                    </a:xfrm>
                    <a:prstGeom prst="rect">
                      <a:avLst/>
                    </a:prstGeom>
                  </pic:spPr>
                </pic:pic>
              </a:graphicData>
            </a:graphic>
          </wp:inline>
        </w:drawing>
      </w:r>
      <w:r w:rsidR="00F55A78">
        <w:br/>
      </w:r>
      <w:r w:rsidR="000D5151" w:rsidRPr="002A55CF">
        <w:rPr>
          <w:rFonts w:ascii="Times" w:hAnsi="Times"/>
          <w:noProof/>
          <w:lang w:val="en-US"/>
        </w:rPr>
        <w:drawing>
          <wp:inline distT="0" distB="0" distL="0" distR="0" wp14:anchorId="19CDAFFD" wp14:editId="5E7A2886">
            <wp:extent cx="5891591" cy="29057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_lab3_comparator_input.png"/>
                    <pic:cNvPicPr/>
                  </pic:nvPicPr>
                  <pic:blipFill rotWithShape="1">
                    <a:blip r:embed="rId24">
                      <a:extLst>
                        <a:ext uri="{28A0092B-C50C-407E-A947-70E740481C1C}">
                          <a14:useLocalDpi xmlns:a14="http://schemas.microsoft.com/office/drawing/2010/main" val="0"/>
                        </a:ext>
                      </a:extLst>
                    </a:blip>
                    <a:srcRect l="8794" r="8794"/>
                    <a:stretch/>
                  </pic:blipFill>
                  <pic:spPr bwMode="auto">
                    <a:xfrm>
                      <a:off x="0" y="0"/>
                      <a:ext cx="5893793" cy="2906846"/>
                    </a:xfrm>
                    <a:prstGeom prst="rect">
                      <a:avLst/>
                    </a:prstGeom>
                    <a:ln>
                      <a:noFill/>
                    </a:ln>
                    <a:extLst>
                      <a:ext uri="{53640926-AAD7-44d8-BBD7-CCE9431645EC}">
                        <a14:shadowObscured xmlns:a14="http://schemas.microsoft.com/office/drawing/2010/main"/>
                      </a:ext>
                    </a:extLst>
                  </pic:spPr>
                </pic:pic>
              </a:graphicData>
            </a:graphic>
          </wp:inline>
        </w:drawing>
      </w:r>
    </w:p>
    <w:p w14:paraId="5117A9B1" w14:textId="31534C64" w:rsidR="00F27515" w:rsidRPr="001446D8" w:rsidRDefault="00F27515" w:rsidP="00CF05DC">
      <w:pPr>
        <w:pStyle w:val="Caption"/>
      </w:pPr>
      <w:r w:rsidRPr="001446D8">
        <w:t xml:space="preserve">Fig. 3.3: Tidsdiagram för signalerna i </w:t>
      </w:r>
      <w:r w:rsidR="000D5151">
        <w:t>en 8-</w:t>
      </w:r>
      <w:r w:rsidR="004D0494" w:rsidRPr="001446D8">
        <w:t xml:space="preserve">bitars </w:t>
      </w:r>
      <w:r w:rsidRPr="001446D8">
        <w:t>A/D-omvandlare med successiva approximationer.</w:t>
      </w:r>
      <w:r w:rsidR="00C30518">
        <w:t xml:space="preserve"> Den analoga insigna</w:t>
      </w:r>
      <w:r w:rsidR="000D5151">
        <w:t>len motsvarar en digital utsignal 10111010. Den undre figuren visa komparatorns insignaler (se fig</w:t>
      </w:r>
      <w:ins w:id="247" w:author="Erik Agrell" w:date="2015-10-27T22:54:00Z">
        <w:r w:rsidR="00EB31B8">
          <w:t>ur</w:t>
        </w:r>
      </w:ins>
      <w:r w:rsidR="000D5151">
        <w:t xml:space="preserve"> 3.2)</w:t>
      </w:r>
      <w:r w:rsidR="00FA4930">
        <w:t>.</w:t>
      </w:r>
      <w:r w:rsidR="005D637F">
        <w:t xml:space="preserve"> </w:t>
      </w:r>
      <w:proofErr w:type="spellStart"/>
      <w:r w:rsidR="005D637F">
        <w:t>SARens</w:t>
      </w:r>
      <w:proofErr w:type="spellEnd"/>
      <w:r w:rsidR="005D637F">
        <w:t xml:space="preserve"> approximation V– konvergerar gradvis till den analoga insignalen V+.</w:t>
      </w:r>
    </w:p>
    <w:p w14:paraId="0F718EB9" w14:textId="77777777" w:rsidR="002A2F83" w:rsidRDefault="002A2F83" w:rsidP="00F27515">
      <w:pPr>
        <w:spacing w:line="240" w:lineRule="atLeast"/>
        <w:rPr>
          <w:sz w:val="24"/>
        </w:rPr>
      </w:pPr>
    </w:p>
    <w:p w14:paraId="127D1438" w14:textId="77777777" w:rsidR="002A2F83" w:rsidRDefault="002A2F83" w:rsidP="00F27515">
      <w:pPr>
        <w:spacing w:line="240" w:lineRule="atLeast"/>
        <w:rPr>
          <w:sz w:val="24"/>
        </w:rPr>
      </w:pPr>
    </w:p>
    <w:p w14:paraId="099A1788" w14:textId="77777777" w:rsidR="00F27515" w:rsidRPr="001446D8" w:rsidRDefault="00F27515" w:rsidP="00F27515">
      <w:pPr>
        <w:spacing w:line="240" w:lineRule="atLeast"/>
        <w:rPr>
          <w:sz w:val="24"/>
        </w:rPr>
      </w:pPr>
      <w:r w:rsidRPr="001446D8">
        <w:rPr>
          <w:sz w:val="24"/>
        </w:rPr>
        <w:lastRenderedPageBreak/>
        <w:t>Kretsen har följande in- och utgångar:</w:t>
      </w:r>
    </w:p>
    <w:p w14:paraId="7785737A" w14:textId="0F450460" w:rsidR="00F27515" w:rsidRPr="001446D8" w:rsidRDefault="005D637F" w:rsidP="00F27515">
      <w:pPr>
        <w:spacing w:line="240" w:lineRule="atLeast"/>
        <w:rPr>
          <w:sz w:val="24"/>
        </w:rPr>
      </w:pPr>
      <w:r>
        <w:rPr>
          <w:sz w:val="24"/>
        </w:rPr>
        <w:t>CP</w:t>
      </w:r>
      <w:r w:rsidR="00477209">
        <w:rPr>
          <w:sz w:val="24"/>
        </w:rPr>
        <w:t>1</w:t>
      </w:r>
      <w:r>
        <w:rPr>
          <w:sz w:val="24"/>
        </w:rPr>
        <w:tab/>
      </w:r>
      <w:r>
        <w:rPr>
          <w:sz w:val="24"/>
        </w:rPr>
        <w:tab/>
      </w:r>
      <w:r w:rsidR="00F27515" w:rsidRPr="001446D8">
        <w:rPr>
          <w:sz w:val="24"/>
        </w:rPr>
        <w:t>klockpulsingång</w:t>
      </w:r>
      <w:r>
        <w:rPr>
          <w:sz w:val="24"/>
        </w:rPr>
        <w:t xml:space="preserve"> på sändarsidan</w:t>
      </w:r>
    </w:p>
    <w:p w14:paraId="55ABFC91" w14:textId="5A01B9CB" w:rsidR="00F27515" w:rsidRPr="001446D8" w:rsidRDefault="005B223F" w:rsidP="00F27515">
      <w:pPr>
        <w:spacing w:line="240" w:lineRule="atLeast"/>
        <w:rPr>
          <w:sz w:val="24"/>
        </w:rPr>
      </w:pPr>
      <w:r>
        <w:rPr>
          <w:position w:val="-6"/>
          <w:sz w:val="24"/>
        </w:rPr>
        <w:pict w14:anchorId="1DB1B6A0">
          <v:shape id="_x0000_i1028" type="#_x0000_t75" style="width:10pt;height:17.1pt">
            <v:imagedata r:id="rId25" o:title=""/>
          </v:shape>
        </w:pict>
      </w:r>
      <w:r w:rsidR="005D637F">
        <w:rPr>
          <w:sz w:val="24"/>
        </w:rPr>
        <w:tab/>
      </w:r>
      <w:r w:rsidR="005D637F">
        <w:rPr>
          <w:sz w:val="24"/>
        </w:rPr>
        <w:tab/>
      </w:r>
      <w:r w:rsidR="00F27515" w:rsidRPr="001446D8">
        <w:rPr>
          <w:sz w:val="24"/>
        </w:rPr>
        <w:t xml:space="preserve">ingång som styr starten av omvandlingen </w:t>
      </w:r>
    </w:p>
    <w:p w14:paraId="42051A39" w14:textId="608101B6" w:rsidR="00F27515" w:rsidRPr="001446D8" w:rsidRDefault="005D637F" w:rsidP="00F27515">
      <w:pPr>
        <w:spacing w:line="240" w:lineRule="atLeast"/>
        <w:rPr>
          <w:sz w:val="24"/>
        </w:rPr>
      </w:pPr>
      <w:r>
        <w:rPr>
          <w:sz w:val="24"/>
        </w:rPr>
        <w:t>D</w:t>
      </w:r>
      <w:r>
        <w:rPr>
          <w:sz w:val="24"/>
        </w:rPr>
        <w:tab/>
      </w:r>
      <w:r>
        <w:rPr>
          <w:sz w:val="24"/>
        </w:rPr>
        <w:tab/>
      </w:r>
      <w:r w:rsidR="00F27515" w:rsidRPr="001446D8">
        <w:rPr>
          <w:sz w:val="24"/>
        </w:rPr>
        <w:t>ingång som kopplas till utgången på komparatorn</w:t>
      </w:r>
    </w:p>
    <w:p w14:paraId="1C3DC9B4" w14:textId="159F152C" w:rsidR="00F27515" w:rsidRDefault="005D637F" w:rsidP="00F27515">
      <w:pPr>
        <w:spacing w:line="240" w:lineRule="atLeast"/>
        <w:rPr>
          <w:sz w:val="24"/>
        </w:rPr>
      </w:pPr>
      <w:r>
        <w:rPr>
          <w:sz w:val="24"/>
        </w:rPr>
        <w:t>Q0 – Q7</w:t>
      </w:r>
      <w:r>
        <w:rPr>
          <w:sz w:val="24"/>
        </w:rPr>
        <w:tab/>
        <w:t>8-bitars parallell datautgång</w:t>
      </w:r>
    </w:p>
    <w:p w14:paraId="343A236D" w14:textId="12FBFBAC" w:rsidR="005D637F" w:rsidRPr="001446D8" w:rsidRDefault="005D637F" w:rsidP="00F27515">
      <w:pPr>
        <w:spacing w:line="240" w:lineRule="atLeast"/>
        <w:rPr>
          <w:sz w:val="24"/>
        </w:rPr>
      </w:pPr>
      <w:proofErr w:type="spellStart"/>
      <w:r>
        <w:rPr>
          <w:sz w:val="24"/>
        </w:rPr>
        <w:t>state</w:t>
      </w:r>
      <w:proofErr w:type="spellEnd"/>
      <w:r>
        <w:rPr>
          <w:sz w:val="24"/>
        </w:rPr>
        <w:tab/>
      </w:r>
      <w:r>
        <w:rPr>
          <w:sz w:val="24"/>
        </w:rPr>
        <w:tab/>
        <w:t>10 tillstånd i SAR-omvandlarens tillståndsmaskin</w:t>
      </w:r>
    </w:p>
    <w:p w14:paraId="096FAD26" w14:textId="67144B53" w:rsidR="00F27515" w:rsidRPr="001446D8" w:rsidRDefault="005B223F" w:rsidP="00F27515">
      <w:pPr>
        <w:spacing w:line="240" w:lineRule="atLeast"/>
        <w:rPr>
          <w:sz w:val="24"/>
        </w:rPr>
      </w:pPr>
      <w:r>
        <w:rPr>
          <w:position w:val="-6"/>
          <w:sz w:val="24"/>
        </w:rPr>
        <w:pict w14:anchorId="382737D1">
          <v:shape id="_x0000_i1029" type="#_x0000_t75" style="width:22.1pt;height:17.1pt">
            <v:imagedata r:id="rId26" o:title=""/>
          </v:shape>
        </w:pict>
      </w:r>
      <w:r w:rsidR="005D637F">
        <w:rPr>
          <w:sz w:val="24"/>
        </w:rPr>
        <w:tab/>
      </w:r>
      <w:r w:rsidR="00F27515" w:rsidRPr="001446D8">
        <w:rPr>
          <w:sz w:val="24"/>
        </w:rPr>
        <w:tab/>
        <w:t>utgång som indikerar när registret är klar med en omvandling</w:t>
      </w:r>
    </w:p>
    <w:p w14:paraId="1C260B12" w14:textId="77777777" w:rsidR="00F27515" w:rsidRPr="001446D8" w:rsidRDefault="00F27515" w:rsidP="00F27515">
      <w:pPr>
        <w:spacing w:line="240" w:lineRule="atLeast"/>
        <w:rPr>
          <w:sz w:val="24"/>
        </w:rPr>
      </w:pPr>
    </w:p>
    <w:p w14:paraId="7A836829" w14:textId="7EC829CC" w:rsidR="00F27515" w:rsidRPr="001446D8" w:rsidRDefault="00F27515" w:rsidP="00F27515">
      <w:pPr>
        <w:spacing w:line="240" w:lineRule="atLeast"/>
        <w:rPr>
          <w:sz w:val="24"/>
        </w:rPr>
      </w:pPr>
      <w:r w:rsidRPr="001446D8">
        <w:rPr>
          <w:sz w:val="24"/>
        </w:rPr>
        <w:t xml:space="preserve">Omvandlingen startar med en låg signal på </w:t>
      </w:r>
      <w:r w:rsidR="005B223F">
        <w:rPr>
          <w:position w:val="-6"/>
          <w:sz w:val="24"/>
        </w:rPr>
        <w:pict w14:anchorId="55BEB4B9">
          <v:shape id="_x0000_i1030" type="#_x0000_t75" style="width:10pt;height:17.1pt">
            <v:imagedata r:id="rId27" o:title=""/>
          </v:shape>
        </w:pict>
      </w:r>
      <w:r w:rsidRPr="001446D8">
        <w:rPr>
          <w:sz w:val="24"/>
        </w:rPr>
        <w:t>-ingången. Alla utgån</w:t>
      </w:r>
      <w:r w:rsidR="002A2F83">
        <w:rPr>
          <w:sz w:val="24"/>
        </w:rPr>
        <w:t>gar nollställs</w:t>
      </w:r>
      <w:r w:rsidR="00631D32">
        <w:rPr>
          <w:sz w:val="24"/>
        </w:rPr>
        <w:t xml:space="preserve"> förutom utgång Q7, </w:t>
      </w:r>
      <w:r w:rsidR="002A2F83">
        <w:rPr>
          <w:sz w:val="24"/>
        </w:rPr>
        <w:t xml:space="preserve">som är 1, </w:t>
      </w:r>
      <w:r w:rsidR="00631D32">
        <w:rPr>
          <w:sz w:val="24"/>
        </w:rPr>
        <w:t>vilket</w:t>
      </w:r>
      <w:r w:rsidR="006D67E9">
        <w:rPr>
          <w:sz w:val="24"/>
        </w:rPr>
        <w:t xml:space="preserve"> skapar en spänning V– som är halva maxspänningen</w:t>
      </w:r>
      <w:r w:rsidR="00631D32">
        <w:rPr>
          <w:sz w:val="24"/>
        </w:rPr>
        <w:t xml:space="preserve"> att jämföra med</w:t>
      </w:r>
      <w:r w:rsidRPr="001446D8">
        <w:rPr>
          <w:sz w:val="24"/>
        </w:rPr>
        <w:t xml:space="preserve">. Komparatorn ger nu besked om den analoga signalen </w:t>
      </w:r>
      <w:r w:rsidR="00631D32">
        <w:rPr>
          <w:sz w:val="24"/>
        </w:rPr>
        <w:t xml:space="preserve">V+ </w:t>
      </w:r>
      <w:r w:rsidRPr="001446D8">
        <w:rPr>
          <w:sz w:val="24"/>
        </w:rPr>
        <w:t>är större eller mi</w:t>
      </w:r>
      <w:r w:rsidR="00631D32">
        <w:rPr>
          <w:sz w:val="24"/>
        </w:rPr>
        <w:t>ndre än V–</w:t>
      </w:r>
      <w:r w:rsidRPr="001446D8">
        <w:rPr>
          <w:sz w:val="24"/>
        </w:rPr>
        <w:t xml:space="preserve">. Komparatorns resultat läggs genast in på dataingången D. Värdet på D-ingången överförs vid nästa </w:t>
      </w:r>
      <w:r w:rsidR="00631D32">
        <w:rPr>
          <w:sz w:val="24"/>
        </w:rPr>
        <w:t>klockpul</w:t>
      </w:r>
      <w:r w:rsidR="002A2F83">
        <w:rPr>
          <w:sz w:val="24"/>
        </w:rPr>
        <w:t>s till utgången Q7</w:t>
      </w:r>
      <w:r w:rsidRPr="001446D8">
        <w:rPr>
          <w:sz w:val="24"/>
        </w:rPr>
        <w:t>.</w:t>
      </w:r>
      <w:r w:rsidR="00C50C24">
        <w:rPr>
          <w:sz w:val="24"/>
        </w:rPr>
        <w:t xml:space="preserve"> </w:t>
      </w:r>
      <w:r w:rsidR="002A2F83">
        <w:rPr>
          <w:sz w:val="24"/>
        </w:rPr>
        <w:t>Samtidigt sätts</w:t>
      </w:r>
      <w:r w:rsidR="00631D32">
        <w:rPr>
          <w:sz w:val="24"/>
        </w:rPr>
        <w:t xml:space="preserve"> utgången Q6</w:t>
      </w:r>
      <w:r w:rsidR="002A2F83">
        <w:rPr>
          <w:sz w:val="24"/>
        </w:rPr>
        <w:t xml:space="preserve"> till 1</w:t>
      </w:r>
      <w:r w:rsidRPr="001446D8">
        <w:rPr>
          <w:sz w:val="24"/>
        </w:rPr>
        <w:t xml:space="preserve"> varefter en ny jämförelse görs av komparatorn med resulterande utslag på dataingången D. Samma procedur upprepas till alla utgångarna har nollställts en gång varefter komparatorn gett besked till dataingången. Efter det att den minst signifikanta biten Q0 </w:t>
      </w:r>
      <w:r w:rsidR="00631D32">
        <w:rPr>
          <w:sz w:val="24"/>
        </w:rPr>
        <w:t>har bestämts nollställs</w:t>
      </w:r>
      <w:r w:rsidRPr="001446D8">
        <w:rPr>
          <w:sz w:val="24"/>
        </w:rPr>
        <w:t xml:space="preserve"> utgången ’klar’ </w:t>
      </w:r>
      <w:r w:rsidR="00631D32">
        <w:rPr>
          <w:sz w:val="24"/>
        </w:rPr>
        <w:t>(</w:t>
      </w:r>
      <w:r w:rsidR="005B223F">
        <w:rPr>
          <w:position w:val="-6"/>
          <w:sz w:val="24"/>
        </w:rPr>
        <w:pict w14:anchorId="40F2EF11">
          <v:shape id="_x0000_i1031" type="#_x0000_t75" style="width:22.1pt;height:17.1pt">
            <v:imagedata r:id="rId28" o:title=""/>
          </v:shape>
        </w:pict>
      </w:r>
      <w:r w:rsidR="00631D32">
        <w:rPr>
          <w:sz w:val="24"/>
        </w:rPr>
        <w:t>) för att signalera att omvandlingen är avslutad</w:t>
      </w:r>
      <w:r w:rsidRPr="001446D8">
        <w:rPr>
          <w:sz w:val="24"/>
        </w:rPr>
        <w:t>. Kopplas denna utgång direkt till startingången</w:t>
      </w:r>
      <w:r w:rsidR="00631D32">
        <w:rPr>
          <w:sz w:val="24"/>
        </w:rPr>
        <w:t xml:space="preserve"> </w:t>
      </w:r>
      <w:r w:rsidR="005B223F">
        <w:rPr>
          <w:position w:val="-6"/>
          <w:sz w:val="24"/>
        </w:rPr>
        <w:pict w14:anchorId="3D6D1A90">
          <v:shape id="_x0000_i1032" type="#_x0000_t75" style="width:10pt;height:17.1pt">
            <v:imagedata r:id="rId29" o:title=""/>
          </v:shape>
        </w:pict>
      </w:r>
      <w:r w:rsidR="00631D32">
        <w:rPr>
          <w:sz w:val="24"/>
        </w:rPr>
        <w:t xml:space="preserve"> så</w:t>
      </w:r>
      <w:r w:rsidRPr="001446D8">
        <w:rPr>
          <w:sz w:val="24"/>
        </w:rPr>
        <w:t xml:space="preserve"> kommer registret att upprepa omvandlingen. I exemplet ovan har den analoga signalen </w:t>
      </w:r>
      <w:r w:rsidR="00631D32">
        <w:rPr>
          <w:sz w:val="24"/>
        </w:rPr>
        <w:t>det digitala värdet 10111010</w:t>
      </w:r>
      <w:r w:rsidRPr="001446D8">
        <w:rPr>
          <w:sz w:val="24"/>
        </w:rPr>
        <w:t xml:space="preserve">. Signalen in på dataingången är en asynkron signal och hastigheten begränsas av eventuella fördröjningar i operationsförstärkare och </w:t>
      </w:r>
      <w:proofErr w:type="spellStart"/>
      <w:r w:rsidRPr="001446D8">
        <w:rPr>
          <w:sz w:val="24"/>
        </w:rPr>
        <w:t>komparator</w:t>
      </w:r>
      <w:proofErr w:type="spellEnd"/>
      <w:r w:rsidRPr="001446D8">
        <w:rPr>
          <w:sz w:val="24"/>
        </w:rPr>
        <w:t>.</w:t>
      </w:r>
    </w:p>
    <w:p w14:paraId="1E3FD6B2" w14:textId="77777777" w:rsidR="00F27515" w:rsidRPr="001446D8" w:rsidRDefault="00F27515" w:rsidP="00F27515">
      <w:pPr>
        <w:spacing w:line="240" w:lineRule="atLeast"/>
        <w:rPr>
          <w:sz w:val="24"/>
        </w:rPr>
      </w:pPr>
    </w:p>
    <w:p w14:paraId="121C306D" w14:textId="5DB5C038" w:rsidR="00F27515" w:rsidRPr="001446D8" w:rsidDel="00D66843" w:rsidRDefault="00F27515" w:rsidP="00F27515">
      <w:pPr>
        <w:spacing w:line="240" w:lineRule="atLeast"/>
        <w:rPr>
          <w:sz w:val="24"/>
        </w:rPr>
      </w:pPr>
      <w:r w:rsidRPr="001446D8">
        <w:rPr>
          <w:sz w:val="24"/>
        </w:rPr>
        <w:t xml:space="preserve">Vi behöver komplettera D/A-omvandlaren från laboration 2 med en </w:t>
      </w:r>
      <w:proofErr w:type="spellStart"/>
      <w:r w:rsidRPr="001446D8">
        <w:rPr>
          <w:sz w:val="24"/>
        </w:rPr>
        <w:t>komparator</w:t>
      </w:r>
      <w:proofErr w:type="spellEnd"/>
      <w:r w:rsidRPr="001446D8">
        <w:rPr>
          <w:sz w:val="24"/>
        </w:rPr>
        <w:t xml:space="preserve"> enligt figur 3.4. Utgången från komparatorn har en ”</w:t>
      </w:r>
      <w:proofErr w:type="spellStart"/>
      <w:r w:rsidRPr="001446D8">
        <w:rPr>
          <w:sz w:val="24"/>
        </w:rPr>
        <w:t>open</w:t>
      </w:r>
      <w:proofErr w:type="spellEnd"/>
      <w:r w:rsidRPr="001446D8">
        <w:rPr>
          <w:sz w:val="24"/>
        </w:rPr>
        <w:t xml:space="preserve"> </w:t>
      </w:r>
      <w:proofErr w:type="spellStart"/>
      <w:r w:rsidRPr="001446D8">
        <w:rPr>
          <w:sz w:val="24"/>
        </w:rPr>
        <w:t>collector</w:t>
      </w:r>
      <w:proofErr w:type="spellEnd"/>
      <w:r w:rsidRPr="001446D8">
        <w:rPr>
          <w:sz w:val="24"/>
        </w:rPr>
        <w:t xml:space="preserve">” vilket innebär att vi kan anpassa hög utsignal till DE1-kortets signalnivå på 3,3 V. Denna spänning finns tillgänglig på DE1-kortets kontaktplint. </w:t>
      </w:r>
      <w:r w:rsidR="005D4684" w:rsidRPr="00C67CFC">
        <w:rPr>
          <w:sz w:val="24"/>
        </w:rPr>
        <w:t>Lämpligt värde på pull-</w:t>
      </w:r>
      <w:proofErr w:type="spellStart"/>
      <w:r w:rsidR="005D4684" w:rsidRPr="00C67CFC">
        <w:rPr>
          <w:sz w:val="24"/>
        </w:rPr>
        <w:t>up</w:t>
      </w:r>
      <w:proofErr w:type="spellEnd"/>
      <w:r w:rsidR="005D4684" w:rsidRPr="00C67CFC">
        <w:rPr>
          <w:sz w:val="24"/>
        </w:rPr>
        <w:t xml:space="preserve">-resistorn </w:t>
      </w:r>
      <w:r w:rsidR="005D4684" w:rsidRPr="00C67CFC">
        <w:rPr>
          <w:i/>
          <w:sz w:val="24"/>
        </w:rPr>
        <w:t>R</w:t>
      </w:r>
      <w:r w:rsidR="005D4684" w:rsidRPr="00C67CFC">
        <w:rPr>
          <w:i/>
          <w:sz w:val="24"/>
          <w:vertAlign w:val="subscript"/>
        </w:rPr>
        <w:t>4</w:t>
      </w:r>
      <w:r w:rsidR="005D4684" w:rsidRPr="00C67CFC">
        <w:rPr>
          <w:sz w:val="24"/>
        </w:rPr>
        <w:t xml:space="preserve"> är 1 k</w:t>
      </w:r>
      <w:r w:rsidR="005D4684" w:rsidRPr="00C67CFC">
        <w:rPr>
          <w:rFonts w:ascii="Symbol" w:hAnsi="Symbol"/>
          <w:sz w:val="24"/>
        </w:rPr>
        <w:t></w:t>
      </w:r>
      <w:r w:rsidR="005D4684" w:rsidRPr="00C67CFC">
        <w:rPr>
          <w:sz w:val="24"/>
        </w:rPr>
        <w:t xml:space="preserve">. </w:t>
      </w:r>
      <w:r w:rsidRPr="00C67CFC">
        <w:rPr>
          <w:sz w:val="24"/>
        </w:rPr>
        <w:t xml:space="preserve">Komparatorns låga utsignal kan också anpassas via utgången ”output </w:t>
      </w:r>
      <w:proofErr w:type="spellStart"/>
      <w:r w:rsidRPr="00C67CFC">
        <w:rPr>
          <w:sz w:val="24"/>
        </w:rPr>
        <w:t>ground</w:t>
      </w:r>
      <w:proofErr w:type="spellEnd"/>
      <w:r w:rsidRPr="00C67CFC">
        <w:rPr>
          <w:sz w:val="24"/>
        </w:rPr>
        <w:t>” och vi kopplar denna till kretsens signaljord enligt schemat.</w:t>
      </w:r>
      <w:r w:rsidR="00B4751F" w:rsidRPr="00C67CFC">
        <w:rPr>
          <w:sz w:val="24"/>
        </w:rPr>
        <w:t xml:space="preserve"> </w:t>
      </w:r>
      <w:moveFromRangeStart w:id="248" w:author="Erik Agrell" w:date="2015-12-13T21:48:00Z" w:name="move311662637"/>
      <w:moveFrom w:id="249" w:author="Erik Agrell" w:date="2015-12-13T21:48:00Z">
        <w:r w:rsidR="00B4751F" w:rsidRPr="00C67CFC" w:rsidDel="00D66843">
          <w:rPr>
            <w:sz w:val="24"/>
          </w:rPr>
          <w:t xml:space="preserve">Kondensatorn </w:t>
        </w:r>
        <w:r w:rsidR="00B4751F" w:rsidRPr="00C67CFC" w:rsidDel="00D66843">
          <w:rPr>
            <w:i/>
            <w:sz w:val="24"/>
          </w:rPr>
          <w:t>C</w:t>
        </w:r>
        <w:r w:rsidR="00B4751F" w:rsidRPr="00C67CFC" w:rsidDel="00D66843">
          <w:rPr>
            <w:i/>
            <w:sz w:val="24"/>
            <w:vertAlign w:val="subscript"/>
          </w:rPr>
          <w:t>2</w:t>
        </w:r>
        <w:r w:rsidR="00B4751F" w:rsidRPr="00C67CFC" w:rsidDel="00D66843">
          <w:rPr>
            <w:sz w:val="24"/>
          </w:rPr>
          <w:t xml:space="preserve"> behövs för att förhindra ringningar i stegsvaret. Lämpligt värde är 33 pF.</w:t>
        </w:r>
      </w:moveFrom>
    </w:p>
    <w:moveFromRangeEnd w:id="248"/>
    <w:p w14:paraId="5E7A7D31" w14:textId="77777777" w:rsidR="00F27515" w:rsidRPr="001446D8" w:rsidRDefault="00F27515" w:rsidP="00F27515">
      <w:pPr>
        <w:spacing w:line="240" w:lineRule="atLeast"/>
        <w:rPr>
          <w:sz w:val="24"/>
        </w:rPr>
      </w:pPr>
    </w:p>
    <w:p w14:paraId="69761181" w14:textId="7DE1E311" w:rsidR="00F27515" w:rsidRPr="001446D8" w:rsidRDefault="0080472E" w:rsidP="00CF05DC">
      <w:pPr>
        <w:pStyle w:val="figure"/>
        <w:rPr>
          <w:sz w:val="24"/>
        </w:rPr>
      </w:pPr>
      <w:r w:rsidRPr="002A55CF">
        <w:rPr>
          <w:rFonts w:ascii="Times" w:hAnsi="Times"/>
          <w:noProof/>
          <w:lang w:val="en-US"/>
        </w:rPr>
        <w:drawing>
          <wp:inline distT="0" distB="0" distL="0" distR="0" wp14:anchorId="5DD109D2" wp14:editId="3772A6DD">
            <wp:extent cx="6116320" cy="3473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_lab3_circuit_diagram.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3473450"/>
                    </a:xfrm>
                    <a:prstGeom prst="rect">
                      <a:avLst/>
                    </a:prstGeom>
                  </pic:spPr>
                </pic:pic>
              </a:graphicData>
            </a:graphic>
          </wp:inline>
        </w:drawing>
      </w:r>
    </w:p>
    <w:p w14:paraId="718A5F72" w14:textId="5210F671" w:rsidR="00F27515" w:rsidRPr="001446D8" w:rsidRDefault="00F27515" w:rsidP="00CF05DC">
      <w:pPr>
        <w:pStyle w:val="Caption"/>
      </w:pPr>
      <w:r w:rsidRPr="001446D8">
        <w:t>Fig. 3.4: Kretsschemat för den analoga delen hos A/D-omvandlaren.</w:t>
      </w:r>
      <w:ins w:id="250" w:author="Erik Agrell" w:date="2015-12-15T11:30:00Z">
        <w:r w:rsidR="00EE24C1">
          <w:t xml:space="preserve"> </w:t>
        </w:r>
        <w:proofErr w:type="spellStart"/>
        <w:r w:rsidR="00EE24C1">
          <w:t>rename</w:t>
        </w:r>
        <w:proofErr w:type="spellEnd"/>
        <w:r w:rsidR="00EE24C1">
          <w:t xml:space="preserve"> signals </w:t>
        </w:r>
        <w:proofErr w:type="spellStart"/>
        <w:r w:rsidR="00EE24C1">
          <w:t>v+</w:t>
        </w:r>
      </w:ins>
      <w:ins w:id="251" w:author="Erik Agrell" w:date="2015-12-15T11:31:00Z">
        <w:r w:rsidR="00EE24C1">
          <w:t>to</w:t>
        </w:r>
        <w:proofErr w:type="spellEnd"/>
        <w:r w:rsidR="00EE24C1">
          <w:t xml:space="preserve"> VSH</w:t>
        </w:r>
      </w:ins>
      <w:ins w:id="252" w:author="Erik Agrell" w:date="2015-12-15T11:30:00Z">
        <w:r w:rsidR="00EE24C1">
          <w:t xml:space="preserve"> and v-</w:t>
        </w:r>
      </w:ins>
      <w:ins w:id="253" w:author="Erik Agrell" w:date="2015-12-15T11:31:00Z">
        <w:r w:rsidR="00EE24C1">
          <w:t xml:space="preserve"> </w:t>
        </w:r>
        <w:proofErr w:type="spellStart"/>
        <w:r w:rsidR="00EE24C1">
          <w:t>to</w:t>
        </w:r>
        <w:proofErr w:type="spellEnd"/>
        <w:r w:rsidR="00EE24C1">
          <w:t xml:space="preserve"> VDA</w:t>
        </w:r>
      </w:ins>
    </w:p>
    <w:p w14:paraId="7D91D147" w14:textId="77777777" w:rsidR="004016FB" w:rsidRDefault="004016FB" w:rsidP="004016FB">
      <w:pPr>
        <w:spacing w:line="240" w:lineRule="atLeast"/>
        <w:rPr>
          <w:sz w:val="24"/>
        </w:rPr>
      </w:pPr>
      <w:r>
        <w:rPr>
          <w:sz w:val="24"/>
        </w:rPr>
        <w:t xml:space="preserve">Eftersom komparatorns utsignal D återkopplas till </w:t>
      </w:r>
      <w:proofErr w:type="spellStart"/>
      <w:r>
        <w:rPr>
          <w:sz w:val="24"/>
        </w:rPr>
        <w:t>SARen</w:t>
      </w:r>
      <w:proofErr w:type="spellEnd"/>
      <w:r>
        <w:rPr>
          <w:sz w:val="24"/>
        </w:rPr>
        <w:t xml:space="preserve">, är det viktigt att veta fördröjningen från en förändring i I4 till att D reagerar. Denna fördröjning består av två delar, dels </w:t>
      </w:r>
      <w:proofErr w:type="spellStart"/>
      <w:r>
        <w:rPr>
          <w:sz w:val="24"/>
        </w:rPr>
        <w:t>försdröjningen</w:t>
      </w:r>
      <w:proofErr w:type="spellEnd"/>
      <w:r>
        <w:rPr>
          <w:sz w:val="24"/>
        </w:rPr>
        <w:t xml:space="preserve"> över </w:t>
      </w:r>
      <w:r>
        <w:rPr>
          <w:sz w:val="24"/>
        </w:rPr>
        <w:lastRenderedPageBreak/>
        <w:t>operationsförstärkaren, som är maximal när I4 tar ett stort steg, och dels fördröjningen över komparatorn, som är maximal när V+ ligger nära det nya värdet på V– (efter förändringen i I4).</w:t>
      </w:r>
    </w:p>
    <w:p w14:paraId="5E16823C" w14:textId="77777777" w:rsidR="004016FB" w:rsidRDefault="004016FB" w:rsidP="004016FB">
      <w:pPr>
        <w:spacing w:line="240" w:lineRule="atLeast"/>
        <w:rPr>
          <w:sz w:val="24"/>
        </w:rPr>
      </w:pPr>
    </w:p>
    <w:p w14:paraId="208F11F0" w14:textId="77777777" w:rsidR="004016FB" w:rsidRPr="001446D8" w:rsidRDefault="004016FB" w:rsidP="004016FB">
      <w:pPr>
        <w:spacing w:line="240" w:lineRule="atLeast"/>
        <w:rPr>
          <w:sz w:val="24"/>
        </w:rPr>
      </w:pPr>
      <w:r w:rsidRPr="001446D8">
        <w:rPr>
          <w:sz w:val="24"/>
        </w:rPr>
        <w:t xml:space="preserve">Vid laborationen skall ett 8-bitars SAR konstrueras genom att programmera FPGA-kretsen på </w:t>
      </w:r>
      <w:proofErr w:type="spellStart"/>
      <w:r w:rsidRPr="001446D8">
        <w:rPr>
          <w:sz w:val="24"/>
        </w:rPr>
        <w:t>labkortet</w:t>
      </w:r>
      <w:proofErr w:type="spellEnd"/>
      <w:r w:rsidRPr="001446D8">
        <w:rPr>
          <w:sz w:val="24"/>
        </w:rPr>
        <w:t xml:space="preserve"> DE1. Funktionen skall före laborationstillfället kontrolleras i simuleringsprogrammet </w:t>
      </w:r>
      <w:proofErr w:type="spellStart"/>
      <w:r w:rsidRPr="001446D8">
        <w:rPr>
          <w:sz w:val="24"/>
        </w:rPr>
        <w:t>ModelSim</w:t>
      </w:r>
      <w:proofErr w:type="spellEnd"/>
      <w:r w:rsidRPr="001446D8">
        <w:rPr>
          <w:sz w:val="24"/>
        </w:rPr>
        <w:t xml:space="preserve">. Vid laborationstillfället görs en ny kompilering av VHDL-koden genom programmet </w:t>
      </w:r>
      <w:proofErr w:type="spellStart"/>
      <w:r w:rsidRPr="001446D8">
        <w:rPr>
          <w:sz w:val="24"/>
        </w:rPr>
        <w:t>Quartus</w:t>
      </w:r>
      <w:proofErr w:type="spellEnd"/>
      <w:r w:rsidRPr="001446D8">
        <w:rPr>
          <w:sz w:val="24"/>
        </w:rPr>
        <w:t xml:space="preserve"> II som också syntetiserar en lösning till FPGA-kretsen.</w:t>
      </w:r>
    </w:p>
    <w:p w14:paraId="647C9398" w14:textId="205B4F4E" w:rsidR="00F27515" w:rsidRPr="001446D8" w:rsidRDefault="00F27515" w:rsidP="00B415FD">
      <w:pPr>
        <w:pStyle w:val="Heading2"/>
        <w:rPr>
          <w:bCs/>
        </w:rPr>
      </w:pPr>
      <w:r w:rsidRPr="001446D8">
        <w:t xml:space="preserve">Seriell </w:t>
      </w:r>
      <w:r w:rsidR="00FA4930">
        <w:t>sändare</w:t>
      </w:r>
    </w:p>
    <w:p w14:paraId="1A371FBD" w14:textId="15304F4D" w:rsidR="00F27515" w:rsidRPr="001446D8" w:rsidRDefault="00F27515" w:rsidP="00F27515">
      <w:pPr>
        <w:spacing w:line="240" w:lineRule="atLeast"/>
        <w:rPr>
          <w:sz w:val="24"/>
        </w:rPr>
      </w:pPr>
      <w:r w:rsidRPr="001446D8">
        <w:rPr>
          <w:sz w:val="24"/>
        </w:rPr>
        <w:t xml:space="preserve">Den digitaliserade analoga signalen kan överföras seriellt genom att utnyttja </w:t>
      </w:r>
      <w:r w:rsidR="002A2F83">
        <w:rPr>
          <w:sz w:val="24"/>
        </w:rPr>
        <w:t>den parallella utsignalen Q</w:t>
      </w:r>
      <w:r w:rsidRPr="001446D8">
        <w:rPr>
          <w:sz w:val="24"/>
        </w:rPr>
        <w:t xml:space="preserve"> på SAR-kretsen. </w:t>
      </w:r>
      <w:r w:rsidR="002A2F83">
        <w:rPr>
          <w:sz w:val="24"/>
        </w:rPr>
        <w:t>Vi skall överföra denna utsignal seriellt. För att göra detta</w:t>
      </w:r>
      <w:r w:rsidR="00E23A4E" w:rsidRPr="001446D8">
        <w:rPr>
          <w:sz w:val="24"/>
        </w:rPr>
        <w:t xml:space="preserve"> enligt </w:t>
      </w:r>
      <w:r w:rsidR="004016FB">
        <w:rPr>
          <w:sz w:val="24"/>
        </w:rPr>
        <w:t xml:space="preserve">den asynkrona </w:t>
      </w:r>
      <w:r w:rsidR="00E23A4E" w:rsidRPr="001446D8">
        <w:rPr>
          <w:sz w:val="24"/>
        </w:rPr>
        <w:t>standarden RS232</w:t>
      </w:r>
      <w:r w:rsidR="002A2F83">
        <w:rPr>
          <w:sz w:val="24"/>
        </w:rPr>
        <w:t>, som sänder LSB först och MSB sist, använder vi en buffer</w:t>
      </w:r>
      <w:r w:rsidR="004A79C9">
        <w:rPr>
          <w:sz w:val="24"/>
        </w:rPr>
        <w:t>t</w:t>
      </w:r>
      <w:r w:rsidR="002A2F83">
        <w:rPr>
          <w:sz w:val="24"/>
        </w:rPr>
        <w:t xml:space="preserve"> </w:t>
      </w:r>
      <w:r w:rsidR="004A79C9">
        <w:rPr>
          <w:sz w:val="24"/>
        </w:rPr>
        <w:t xml:space="preserve">B </w:t>
      </w:r>
      <w:r w:rsidR="002A2F83">
        <w:rPr>
          <w:sz w:val="24"/>
        </w:rPr>
        <w:t>för att lagra Q efter varje konverteringscykel</w:t>
      </w:r>
      <w:r w:rsidR="00CC1055">
        <w:rPr>
          <w:sz w:val="24"/>
        </w:rPr>
        <w:t>, och därefter överförs innehållet i denna buffer</w:t>
      </w:r>
      <w:r w:rsidR="004A79C9">
        <w:rPr>
          <w:sz w:val="24"/>
        </w:rPr>
        <w:t>t</w:t>
      </w:r>
      <w:r w:rsidR="00CC1055">
        <w:rPr>
          <w:sz w:val="24"/>
        </w:rPr>
        <w:t xml:space="preserve"> seriellt under nästa konverteringscykel till </w:t>
      </w:r>
      <w:proofErr w:type="spellStart"/>
      <w:r w:rsidR="00CC1055">
        <w:rPr>
          <w:sz w:val="24"/>
        </w:rPr>
        <w:t>D</w:t>
      </w:r>
      <w:del w:id="254" w:author="Erik Agrell" w:date="2015-12-13T21:53:00Z">
        <w:r w:rsidR="00CC1055" w:rsidRPr="00CC1055" w:rsidDel="00D66843">
          <w:rPr>
            <w:sz w:val="24"/>
            <w:vertAlign w:val="subscript"/>
          </w:rPr>
          <w:delText>o</w:delText>
        </w:r>
      </w:del>
      <w:ins w:id="255" w:author="Erik Agrell" w:date="2015-12-13T21:53:00Z">
        <w:r w:rsidR="00D66843">
          <w:rPr>
            <w:sz w:val="24"/>
            <w:vertAlign w:val="subscript"/>
          </w:rPr>
          <w:t>Tx</w:t>
        </w:r>
      </w:ins>
      <w:proofErr w:type="spellEnd"/>
      <w:r w:rsidR="00E23A4E" w:rsidRPr="001446D8">
        <w:rPr>
          <w:sz w:val="24"/>
        </w:rPr>
        <w:t>.</w:t>
      </w:r>
      <w:r w:rsidR="004016FB">
        <w:rPr>
          <w:sz w:val="24"/>
        </w:rPr>
        <w:t xml:space="preserve"> </w:t>
      </w:r>
      <w:r w:rsidR="00CC1055">
        <w:rPr>
          <w:sz w:val="24"/>
        </w:rPr>
        <w:t xml:space="preserve"> Enligt standarden </w:t>
      </w:r>
      <w:r w:rsidR="00CC1055" w:rsidRPr="001446D8">
        <w:rPr>
          <w:sz w:val="24"/>
        </w:rPr>
        <w:t>komplettera denna dataström med</w:t>
      </w:r>
      <w:r w:rsidR="00CC1055">
        <w:rPr>
          <w:sz w:val="24"/>
        </w:rPr>
        <w:t xml:space="preserve"> en start och en stoppbit som visas i</w:t>
      </w:r>
      <w:r w:rsidR="00CC1055" w:rsidRPr="001446D8">
        <w:rPr>
          <w:sz w:val="24"/>
        </w:rPr>
        <w:t xml:space="preserve"> figur 3.5</w:t>
      </w:r>
      <w:r w:rsidR="00CC1055">
        <w:rPr>
          <w:sz w:val="24"/>
        </w:rPr>
        <w:t xml:space="preserve">. </w:t>
      </w:r>
      <w:r w:rsidR="00E23A4E" w:rsidRPr="001446D8">
        <w:rPr>
          <w:sz w:val="24"/>
        </w:rPr>
        <w:t xml:space="preserve">Utnyttjar vi </w:t>
      </w:r>
      <w:proofErr w:type="spellStart"/>
      <w:r w:rsidR="00E23A4E" w:rsidRPr="001446D8">
        <w:rPr>
          <w:sz w:val="24"/>
        </w:rPr>
        <w:t>labkortets</w:t>
      </w:r>
      <w:proofErr w:type="spellEnd"/>
      <w:r w:rsidR="00E23A4E" w:rsidRPr="001446D8">
        <w:rPr>
          <w:sz w:val="24"/>
        </w:rPr>
        <w:t xml:space="preserve"> RS</w:t>
      </w:r>
      <w:r w:rsidRPr="001446D8">
        <w:rPr>
          <w:sz w:val="24"/>
        </w:rPr>
        <w:t>232-utgång så erhålls rätt spänningsnivåer fö</w:t>
      </w:r>
      <w:r w:rsidR="00E23A4E" w:rsidRPr="001446D8">
        <w:rPr>
          <w:sz w:val="24"/>
        </w:rPr>
        <w:t>r RS</w:t>
      </w:r>
      <w:r w:rsidR="007B245B">
        <w:rPr>
          <w:sz w:val="24"/>
        </w:rPr>
        <w:t>232-st</w:t>
      </w:r>
      <w:r w:rsidRPr="001446D8">
        <w:rPr>
          <w:sz w:val="24"/>
        </w:rPr>
        <w:t xml:space="preserve">andarden. Enligt standarden skall en </w:t>
      </w:r>
      <w:r w:rsidR="00FA4930">
        <w:rPr>
          <w:sz w:val="24"/>
        </w:rPr>
        <w:t>”</w:t>
      </w:r>
      <w:r w:rsidRPr="001446D8">
        <w:rPr>
          <w:sz w:val="24"/>
        </w:rPr>
        <w:t>etta</w:t>
      </w:r>
      <w:r w:rsidR="00FA4930">
        <w:rPr>
          <w:sz w:val="24"/>
        </w:rPr>
        <w:t>”</w:t>
      </w:r>
      <w:r w:rsidRPr="001446D8">
        <w:rPr>
          <w:sz w:val="24"/>
        </w:rPr>
        <w:t xml:space="preserve"> motsvaras av en negativ spänning mellan -3V och -15V och en </w:t>
      </w:r>
      <w:r w:rsidR="00FA4930">
        <w:rPr>
          <w:sz w:val="24"/>
        </w:rPr>
        <w:t>”</w:t>
      </w:r>
      <w:r w:rsidRPr="001446D8">
        <w:rPr>
          <w:sz w:val="24"/>
        </w:rPr>
        <w:t>nolla</w:t>
      </w:r>
      <w:r w:rsidR="00FA4930">
        <w:rPr>
          <w:sz w:val="24"/>
        </w:rPr>
        <w:t>”</w:t>
      </w:r>
      <w:r w:rsidRPr="001446D8">
        <w:rPr>
          <w:sz w:val="24"/>
        </w:rPr>
        <w:t xml:space="preserve"> av en positiv spänning mellan +3V och +15V. Kretsen på </w:t>
      </w:r>
      <w:proofErr w:type="spellStart"/>
      <w:r w:rsidRPr="001446D8">
        <w:rPr>
          <w:sz w:val="24"/>
        </w:rPr>
        <w:t>labkortet</w:t>
      </w:r>
      <w:proofErr w:type="spellEnd"/>
      <w:r w:rsidRPr="001446D8">
        <w:rPr>
          <w:sz w:val="24"/>
        </w:rPr>
        <w:t xml:space="preserve"> DE1 ger spänningsnivåerna -8V och +8V. Enligt standarden är </w:t>
      </w:r>
      <w:proofErr w:type="spellStart"/>
      <w:r w:rsidRPr="001446D8">
        <w:rPr>
          <w:sz w:val="24"/>
        </w:rPr>
        <w:t>startbiten</w:t>
      </w:r>
      <w:proofErr w:type="spellEnd"/>
      <w:r w:rsidRPr="001446D8">
        <w:rPr>
          <w:sz w:val="24"/>
        </w:rPr>
        <w:t xml:space="preserve"> en ’nolla’ (+8V) och stoppbiten en ’etta’(-8V).</w:t>
      </w:r>
      <w:r w:rsidR="00F55A78" w:rsidRPr="001446D8">
        <w:rPr>
          <w:sz w:val="24"/>
        </w:rPr>
        <w:t xml:space="preserve">. I vila </w:t>
      </w:r>
      <w:proofErr w:type="spellStart"/>
      <w:r w:rsidR="00F55A78" w:rsidRPr="001446D8">
        <w:rPr>
          <w:sz w:val="24"/>
        </w:rPr>
        <w:t>liggge</w:t>
      </w:r>
      <w:r w:rsidR="00F55A78">
        <w:rPr>
          <w:sz w:val="24"/>
        </w:rPr>
        <w:t>r</w:t>
      </w:r>
      <w:proofErr w:type="spellEnd"/>
      <w:r w:rsidR="00F55A78">
        <w:rPr>
          <w:sz w:val="24"/>
        </w:rPr>
        <w:t xml:space="preserve"> utsignalen på -8V (</w:t>
      </w:r>
      <w:r w:rsidR="00193DD2">
        <w:rPr>
          <w:sz w:val="24"/>
        </w:rPr>
        <w:t>stoppbitar</w:t>
      </w:r>
      <w:r w:rsidR="00F55A78">
        <w:rPr>
          <w:sz w:val="24"/>
        </w:rPr>
        <w:t xml:space="preserve">). </w:t>
      </w:r>
    </w:p>
    <w:p w14:paraId="4FC95041" w14:textId="77777777" w:rsidR="00F27515" w:rsidRPr="001446D8" w:rsidRDefault="00F27515" w:rsidP="00F27515">
      <w:pPr>
        <w:spacing w:line="240" w:lineRule="atLeast"/>
        <w:rPr>
          <w:sz w:val="24"/>
        </w:rPr>
      </w:pPr>
    </w:p>
    <w:p w14:paraId="6DA4E19C" w14:textId="63A670AB" w:rsidR="002A55CF" w:rsidRDefault="00F27515" w:rsidP="00F27515">
      <w:pPr>
        <w:spacing w:line="240" w:lineRule="atLeast"/>
        <w:rPr>
          <w:sz w:val="24"/>
        </w:rPr>
      </w:pPr>
      <w:r w:rsidRPr="00C67CFC">
        <w:rPr>
          <w:sz w:val="24"/>
        </w:rPr>
        <w:t>För att kommunice</w:t>
      </w:r>
      <w:r w:rsidR="00E23A4E" w:rsidRPr="00C67CFC">
        <w:rPr>
          <w:sz w:val="24"/>
        </w:rPr>
        <w:t>ra mellan två enheter enligt RS</w:t>
      </w:r>
      <w:r w:rsidRPr="00C67CFC">
        <w:rPr>
          <w:sz w:val="24"/>
        </w:rPr>
        <w:t xml:space="preserve">232-standarden behövs endast två trådar där sändaren använder </w:t>
      </w:r>
      <w:r w:rsidR="00C1381B">
        <w:rPr>
          <w:sz w:val="24"/>
        </w:rPr>
        <w:t>p</w:t>
      </w:r>
      <w:r w:rsidRPr="00C67CFC">
        <w:rPr>
          <w:sz w:val="24"/>
        </w:rPr>
        <w:t xml:space="preserve">in 5 </w:t>
      </w:r>
      <w:r w:rsidR="00C1381B">
        <w:rPr>
          <w:sz w:val="24"/>
        </w:rPr>
        <w:t>(</w:t>
      </w:r>
      <w:r w:rsidRPr="00C67CFC">
        <w:rPr>
          <w:sz w:val="24"/>
        </w:rPr>
        <w:t>jord</w:t>
      </w:r>
      <w:r w:rsidR="00C1381B">
        <w:rPr>
          <w:sz w:val="24"/>
        </w:rPr>
        <w:t>)</w:t>
      </w:r>
      <w:r w:rsidRPr="00C67CFC">
        <w:rPr>
          <w:sz w:val="24"/>
        </w:rPr>
        <w:t xml:space="preserve"> och pin 3 </w:t>
      </w:r>
      <w:r w:rsidR="00C1381B">
        <w:rPr>
          <w:sz w:val="24"/>
        </w:rPr>
        <w:t>(</w:t>
      </w:r>
      <w:proofErr w:type="spellStart"/>
      <w:r w:rsidRPr="00C67CFC">
        <w:rPr>
          <w:sz w:val="24"/>
        </w:rPr>
        <w:t>Tx</w:t>
      </w:r>
      <w:proofErr w:type="spellEnd"/>
      <w:r w:rsidR="00C1381B">
        <w:rPr>
          <w:sz w:val="24"/>
        </w:rPr>
        <w:t>)</w:t>
      </w:r>
      <w:r w:rsidRPr="00C67CFC">
        <w:rPr>
          <w:sz w:val="24"/>
        </w:rPr>
        <w:t xml:space="preserve">. Mottagaren använder pin 5 </w:t>
      </w:r>
      <w:r w:rsidR="00C1381B">
        <w:rPr>
          <w:sz w:val="24"/>
        </w:rPr>
        <w:t>(</w:t>
      </w:r>
      <w:r w:rsidRPr="00C67CFC">
        <w:rPr>
          <w:sz w:val="24"/>
        </w:rPr>
        <w:t>jord</w:t>
      </w:r>
      <w:r w:rsidR="00C1381B">
        <w:rPr>
          <w:sz w:val="24"/>
        </w:rPr>
        <w:t>)</w:t>
      </w:r>
      <w:r w:rsidRPr="00C67CFC">
        <w:rPr>
          <w:sz w:val="24"/>
        </w:rPr>
        <w:t xml:space="preserve"> och pin 2 </w:t>
      </w:r>
      <w:r w:rsidR="00C1381B">
        <w:rPr>
          <w:sz w:val="24"/>
        </w:rPr>
        <w:t>(</w:t>
      </w:r>
      <w:proofErr w:type="spellStart"/>
      <w:r w:rsidRPr="00C67CFC">
        <w:rPr>
          <w:sz w:val="24"/>
        </w:rPr>
        <w:t>Rx</w:t>
      </w:r>
      <w:proofErr w:type="spellEnd"/>
      <w:r w:rsidR="00C1381B">
        <w:rPr>
          <w:sz w:val="24"/>
        </w:rPr>
        <w:t>)</w:t>
      </w:r>
      <w:r w:rsidRPr="00C67CFC">
        <w:rPr>
          <w:sz w:val="24"/>
        </w:rPr>
        <w:t>. Se fig</w:t>
      </w:r>
      <w:ins w:id="256" w:author="Erik Agrell" w:date="2015-10-27T22:54:00Z">
        <w:r w:rsidR="00EB31B8">
          <w:rPr>
            <w:sz w:val="24"/>
          </w:rPr>
          <w:t>ur</w:t>
        </w:r>
      </w:ins>
      <w:r w:rsidRPr="00C67CFC">
        <w:rPr>
          <w:sz w:val="24"/>
        </w:rPr>
        <w:t xml:space="preserve"> 3.6.</w:t>
      </w:r>
      <w:r w:rsidR="00E23A4E" w:rsidRPr="00C67CFC">
        <w:rPr>
          <w:sz w:val="24"/>
        </w:rPr>
        <w:t xml:space="preserve"> På DE1-korten sitter motsvarande honkontakter vilket innebär att DE1-korten betraktas som </w:t>
      </w:r>
      <w:r w:rsidR="00E03DF7" w:rsidRPr="00C67CFC">
        <w:rPr>
          <w:sz w:val="24"/>
        </w:rPr>
        <w:t>DCE-utrustning (Data Communication Equipment). En dator är normalt en DTE-utrustning (Data Terminal Equipment).</w:t>
      </w:r>
    </w:p>
    <w:p w14:paraId="03273286" w14:textId="241AD94B" w:rsidR="00F27515" w:rsidRPr="00C67CFC" w:rsidRDefault="009A4F06" w:rsidP="00CF05DC">
      <w:pPr>
        <w:pStyle w:val="figure"/>
      </w:pPr>
      <w:r>
        <w:rPr>
          <w:noProof/>
          <w:lang w:val="en-US"/>
        </w:rPr>
        <w:drawing>
          <wp:inline distT="0" distB="0" distL="0" distR="0" wp14:anchorId="350ED6F5" wp14:editId="33C92EE8">
            <wp:extent cx="5219330" cy="469925"/>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6.png"/>
                    <pic:cNvPicPr/>
                  </pic:nvPicPr>
                  <pic:blipFill rotWithShape="1">
                    <a:blip r:embed="rId31">
                      <a:extLst>
                        <a:ext uri="{28A0092B-C50C-407E-A947-70E740481C1C}">
                          <a14:useLocalDpi xmlns:a14="http://schemas.microsoft.com/office/drawing/2010/main" val="0"/>
                        </a:ext>
                      </a:extLst>
                    </a:blip>
                    <a:srcRect l="8821" t="3747" r="5880" b="3747"/>
                    <a:stretch/>
                  </pic:blipFill>
                  <pic:spPr bwMode="auto">
                    <a:xfrm>
                      <a:off x="0" y="0"/>
                      <a:ext cx="5220946" cy="470070"/>
                    </a:xfrm>
                    <a:prstGeom prst="rect">
                      <a:avLst/>
                    </a:prstGeom>
                    <a:ln>
                      <a:noFill/>
                    </a:ln>
                    <a:extLst>
                      <a:ext uri="{53640926-AAD7-44d8-BBD7-CCE9431645EC}">
                        <a14:shadowObscured xmlns:a14="http://schemas.microsoft.com/office/drawing/2010/main"/>
                      </a:ext>
                    </a:extLst>
                  </pic:spPr>
                </pic:pic>
              </a:graphicData>
            </a:graphic>
          </wp:inline>
        </w:drawing>
      </w:r>
    </w:p>
    <w:p w14:paraId="0A5625FA" w14:textId="795F0653" w:rsidR="00F27515" w:rsidRPr="001446D8" w:rsidRDefault="00F27515" w:rsidP="00CF05DC">
      <w:pPr>
        <w:pStyle w:val="Caption"/>
      </w:pPr>
      <w:commentRangeStart w:id="257"/>
      <w:r w:rsidRPr="00C67CFC">
        <w:t>Fig. 3.5</w:t>
      </w:r>
      <w:commentRangeEnd w:id="257"/>
      <w:r w:rsidR="007A69ED">
        <w:rPr>
          <w:rStyle w:val="CommentReference"/>
          <w:i w:val="0"/>
        </w:rPr>
        <w:commentReference w:id="257"/>
      </w:r>
      <w:r w:rsidRPr="00C67CFC">
        <w:t xml:space="preserve">: </w:t>
      </w:r>
      <w:r w:rsidR="0080472E">
        <w:t xml:space="preserve">Logiska nivåer på seriellt transmitterade data </w:t>
      </w:r>
      <w:proofErr w:type="spellStart"/>
      <w:r w:rsidR="0080472E">
        <w:t>D</w:t>
      </w:r>
      <w:del w:id="258" w:author="Erik Agrell" w:date="2015-12-13T21:53:00Z">
        <w:r w:rsidR="0080472E" w:rsidRPr="00D66843" w:rsidDel="00D66843">
          <w:rPr>
            <w:i w:val="0"/>
            <w:u w:val="single"/>
            <w:vertAlign w:val="subscript"/>
            <w:rPrChange w:id="259" w:author="Erik Agrell" w:date="2015-12-13T21:53:00Z">
              <w:rPr>
                <w:u w:val="single"/>
                <w:vertAlign w:val="subscript"/>
              </w:rPr>
            </w:rPrChange>
          </w:rPr>
          <w:delText>o</w:delText>
        </w:r>
      </w:del>
      <w:ins w:id="260" w:author="Erik Agrell" w:date="2015-12-13T21:53:00Z">
        <w:r w:rsidR="00D66843" w:rsidRPr="00D66843">
          <w:rPr>
            <w:i w:val="0"/>
            <w:u w:val="single"/>
            <w:vertAlign w:val="subscript"/>
            <w:rPrChange w:id="261" w:author="Erik Agrell" w:date="2015-12-13T21:53:00Z">
              <w:rPr>
                <w:u w:val="single"/>
                <w:vertAlign w:val="subscript"/>
              </w:rPr>
            </w:rPrChange>
          </w:rPr>
          <w:t>Tx</w:t>
        </w:r>
      </w:ins>
      <w:proofErr w:type="spellEnd"/>
      <w:r w:rsidR="009A4F06">
        <w:t>. Enligt RS232-standarden kommer den minst signifikanta biten</w:t>
      </w:r>
      <w:r w:rsidRPr="00C67CFC">
        <w:t xml:space="preserve"> först.</w:t>
      </w:r>
      <w:r w:rsidR="009A4F06">
        <w:t xml:space="preserve"> </w:t>
      </w:r>
      <w:proofErr w:type="spellStart"/>
      <w:r w:rsidR="009A4F06">
        <w:t>Dataordet</w:t>
      </w:r>
      <w:proofErr w:type="spellEnd"/>
      <w:r w:rsidR="009A4F06">
        <w:t xml:space="preserve"> är D</w:t>
      </w:r>
      <w:r w:rsidR="009A4F06" w:rsidRPr="00D66843">
        <w:rPr>
          <w:i w:val="0"/>
          <w:vertAlign w:val="subscript"/>
          <w:rPrChange w:id="262" w:author="Erik Agrell" w:date="2015-12-13T21:53:00Z">
            <w:rPr>
              <w:vertAlign w:val="subscript"/>
            </w:rPr>
          </w:rPrChange>
        </w:rPr>
        <w:t>7</w:t>
      </w:r>
      <w:r w:rsidR="009A4F06">
        <w:t>…D</w:t>
      </w:r>
      <w:r w:rsidR="009A4F06" w:rsidRPr="00D66843">
        <w:rPr>
          <w:i w:val="0"/>
          <w:vertAlign w:val="subscript"/>
          <w:rPrChange w:id="263" w:author="Erik Agrell" w:date="2015-12-13T21:53:00Z">
            <w:rPr>
              <w:vertAlign w:val="subscript"/>
            </w:rPr>
          </w:rPrChange>
        </w:rPr>
        <w:t>0</w:t>
      </w:r>
      <w:r w:rsidR="009A4F06">
        <w:t xml:space="preserve"> = 01011101.</w:t>
      </w:r>
    </w:p>
    <w:p w14:paraId="1A80E9CD" w14:textId="77777777" w:rsidR="00F27515" w:rsidRPr="001446D8" w:rsidRDefault="00621F7A" w:rsidP="00CF05DC">
      <w:pPr>
        <w:pStyle w:val="figure"/>
      </w:pPr>
      <w:r w:rsidRPr="00C67CFC">
        <w:rPr>
          <w:noProof/>
          <w:lang w:val="en-US"/>
        </w:rPr>
        <w:drawing>
          <wp:inline distT="0" distB="0" distL="0" distR="0" wp14:anchorId="3EBFC6F5" wp14:editId="5E406A50">
            <wp:extent cx="2692400" cy="2260600"/>
            <wp:effectExtent l="0" t="0" r="0" b="0"/>
            <wp:docPr id="16" name="Picture 18" descr="9_PIN_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9_PIN_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2400" cy="2260600"/>
                    </a:xfrm>
                    <a:prstGeom prst="rect">
                      <a:avLst/>
                    </a:prstGeom>
                    <a:noFill/>
                    <a:ln>
                      <a:noFill/>
                    </a:ln>
                  </pic:spPr>
                </pic:pic>
              </a:graphicData>
            </a:graphic>
          </wp:inline>
        </w:drawing>
      </w:r>
    </w:p>
    <w:p w14:paraId="414B26F6" w14:textId="4CA87F2B" w:rsidR="00F27515" w:rsidRPr="001446D8" w:rsidRDefault="00F27515" w:rsidP="00CF05DC">
      <w:pPr>
        <w:pStyle w:val="Caption"/>
      </w:pPr>
      <w:r w:rsidRPr="00C67CFC">
        <w:t>Fig. 3.</w:t>
      </w:r>
      <w:r w:rsidR="00FA4930">
        <w:t>6</w:t>
      </w:r>
      <w:r w:rsidRPr="00C67CFC">
        <w:t xml:space="preserve">: Pinkonfiguration för DB9- kontakten för </w:t>
      </w:r>
      <w:r w:rsidR="007C346C" w:rsidRPr="00C67CFC">
        <w:t>RS232</w:t>
      </w:r>
      <w:r w:rsidRPr="00C67CFC">
        <w:t>. Hankontakt</w:t>
      </w:r>
      <w:r w:rsidR="00C50C24">
        <w:t xml:space="preserve"> </w:t>
      </w:r>
      <w:r w:rsidRPr="00C67CFC">
        <w:t>se</w:t>
      </w:r>
      <w:r w:rsidR="00E23A4E" w:rsidRPr="00C67CFC">
        <w:t>dd utifrån motsvarande den som finns på DTE-utrustningen (datorn). På DCE-sidan (modemet) finns motsvarande honkontakt.</w:t>
      </w:r>
    </w:p>
    <w:p w14:paraId="04E3C693" w14:textId="77777777" w:rsidR="004016FB" w:rsidRPr="003C160D" w:rsidRDefault="004016FB" w:rsidP="004016FB">
      <w:pPr>
        <w:spacing w:before="100" w:beforeAutospacing="1" w:after="100" w:afterAutospacing="1" w:line="240" w:lineRule="atLeast"/>
        <w:rPr>
          <w:rFonts w:ascii="Times" w:hAnsi="Times"/>
          <w:sz w:val="24"/>
          <w:szCs w:val="24"/>
        </w:rPr>
      </w:pPr>
      <w:r>
        <w:rPr>
          <w:rFonts w:ascii="Times" w:hAnsi="Times"/>
          <w:sz w:val="24"/>
          <w:szCs w:val="24"/>
        </w:rPr>
        <w:t>Kommunikationsprogrammet används på följande sätt.</w:t>
      </w:r>
    </w:p>
    <w:p w14:paraId="3145A116" w14:textId="77777777" w:rsidR="004016FB" w:rsidRPr="003C160D" w:rsidRDefault="004016FB" w:rsidP="004016FB">
      <w:pPr>
        <w:pStyle w:val="ListParagraph"/>
        <w:numPr>
          <w:ilvl w:val="0"/>
          <w:numId w:val="21"/>
        </w:numPr>
        <w:spacing w:before="100" w:beforeAutospacing="1" w:after="100" w:afterAutospacing="1" w:line="240" w:lineRule="atLeast"/>
        <w:contextualSpacing/>
        <w:rPr>
          <w:rFonts w:ascii="Times" w:hAnsi="Times"/>
          <w:sz w:val="24"/>
          <w:szCs w:val="24"/>
        </w:rPr>
      </w:pPr>
      <w:r>
        <w:rPr>
          <w:rFonts w:ascii="Times" w:hAnsi="Times"/>
          <w:sz w:val="24"/>
          <w:szCs w:val="24"/>
        </w:rPr>
        <w:t xml:space="preserve">Klicka på </w:t>
      </w:r>
      <w:r w:rsidRPr="003C160D">
        <w:rPr>
          <w:rFonts w:ascii="Times" w:hAnsi="Times"/>
          <w:sz w:val="24"/>
          <w:szCs w:val="24"/>
        </w:rPr>
        <w:t xml:space="preserve">Start-knappen. </w:t>
      </w:r>
      <w:r>
        <w:rPr>
          <w:rFonts w:ascii="Times" w:hAnsi="Times"/>
          <w:sz w:val="24"/>
          <w:szCs w:val="24"/>
        </w:rPr>
        <w:t>I sökrutan</w:t>
      </w:r>
      <w:r w:rsidRPr="003C160D">
        <w:rPr>
          <w:rFonts w:ascii="Times" w:hAnsi="Times"/>
          <w:sz w:val="24"/>
          <w:szCs w:val="24"/>
        </w:rPr>
        <w:t xml:space="preserve">, </w:t>
      </w:r>
      <w:r>
        <w:rPr>
          <w:rFonts w:ascii="Times" w:hAnsi="Times"/>
          <w:sz w:val="24"/>
          <w:szCs w:val="24"/>
        </w:rPr>
        <w:t>skriv ”</w:t>
      </w:r>
      <w:r w:rsidRPr="003C160D">
        <w:rPr>
          <w:rFonts w:ascii="Times" w:hAnsi="Times"/>
          <w:sz w:val="24"/>
          <w:szCs w:val="24"/>
        </w:rPr>
        <w:t xml:space="preserve">ds30 </w:t>
      </w:r>
      <w:proofErr w:type="spellStart"/>
      <w:r w:rsidRPr="003C160D">
        <w:rPr>
          <w:rFonts w:ascii="Times" w:hAnsi="Times"/>
          <w:sz w:val="24"/>
          <w:szCs w:val="24"/>
        </w:rPr>
        <w:t>loader</w:t>
      </w:r>
      <w:proofErr w:type="spellEnd"/>
      <w:r w:rsidRPr="003C160D">
        <w:rPr>
          <w:rFonts w:ascii="Times" w:hAnsi="Times"/>
          <w:sz w:val="24"/>
          <w:szCs w:val="24"/>
        </w:rPr>
        <w:t xml:space="preserve"> GUI</w:t>
      </w:r>
      <w:r>
        <w:rPr>
          <w:rFonts w:ascii="Times" w:hAnsi="Times"/>
          <w:sz w:val="24"/>
          <w:szCs w:val="24"/>
        </w:rPr>
        <w:t>”</w:t>
      </w:r>
      <w:r w:rsidRPr="003C160D">
        <w:rPr>
          <w:rFonts w:ascii="Times" w:hAnsi="Times"/>
          <w:sz w:val="24"/>
          <w:szCs w:val="24"/>
        </w:rPr>
        <w:t xml:space="preserve"> </w:t>
      </w:r>
      <w:r>
        <w:rPr>
          <w:rFonts w:ascii="Times" w:hAnsi="Times"/>
          <w:sz w:val="24"/>
          <w:szCs w:val="24"/>
        </w:rPr>
        <w:t xml:space="preserve">och välj sedan </w:t>
      </w:r>
      <w:r w:rsidRPr="003C160D">
        <w:rPr>
          <w:rFonts w:ascii="Times" w:hAnsi="Times"/>
          <w:sz w:val="24"/>
          <w:szCs w:val="24"/>
        </w:rPr>
        <w:t xml:space="preserve">ds30 </w:t>
      </w:r>
      <w:proofErr w:type="spellStart"/>
      <w:r w:rsidRPr="003C160D">
        <w:rPr>
          <w:rFonts w:ascii="Times" w:hAnsi="Times"/>
          <w:sz w:val="24"/>
          <w:szCs w:val="24"/>
        </w:rPr>
        <w:t>loader</w:t>
      </w:r>
      <w:proofErr w:type="spellEnd"/>
      <w:r w:rsidRPr="003C160D">
        <w:rPr>
          <w:rFonts w:ascii="Times" w:hAnsi="Times"/>
          <w:sz w:val="24"/>
          <w:szCs w:val="24"/>
        </w:rPr>
        <w:t xml:space="preserve"> GUI</w:t>
      </w:r>
      <w:r>
        <w:rPr>
          <w:rFonts w:ascii="Times" w:hAnsi="Times"/>
          <w:sz w:val="24"/>
          <w:szCs w:val="24"/>
        </w:rPr>
        <w:t xml:space="preserve"> i listan med sökresultat</w:t>
      </w:r>
      <w:r w:rsidRPr="003C160D">
        <w:rPr>
          <w:rFonts w:ascii="Times" w:hAnsi="Times"/>
          <w:sz w:val="24"/>
          <w:szCs w:val="24"/>
        </w:rPr>
        <w:t>.</w:t>
      </w:r>
    </w:p>
    <w:p w14:paraId="57419EDC" w14:textId="77777777" w:rsidR="004016FB" w:rsidRPr="003C160D" w:rsidRDefault="004016FB" w:rsidP="004016FB">
      <w:pPr>
        <w:pStyle w:val="ListParagraph"/>
        <w:numPr>
          <w:ilvl w:val="0"/>
          <w:numId w:val="21"/>
        </w:numPr>
        <w:spacing w:before="100" w:beforeAutospacing="1" w:after="100" w:afterAutospacing="1" w:line="240" w:lineRule="atLeast"/>
        <w:contextualSpacing/>
        <w:rPr>
          <w:rFonts w:ascii="Times" w:hAnsi="Times"/>
          <w:sz w:val="24"/>
          <w:szCs w:val="24"/>
        </w:rPr>
      </w:pPr>
      <w:r>
        <w:rPr>
          <w:rFonts w:ascii="Times" w:hAnsi="Times"/>
          <w:sz w:val="24"/>
          <w:szCs w:val="24"/>
        </w:rPr>
        <w:lastRenderedPageBreak/>
        <w:t xml:space="preserve">Välj </w:t>
      </w:r>
      <w:r w:rsidRPr="003C160D">
        <w:rPr>
          <w:rFonts w:ascii="Times" w:hAnsi="Times"/>
          <w:sz w:val="24"/>
          <w:szCs w:val="24"/>
        </w:rPr>
        <w:t xml:space="preserve">No </w:t>
      </w:r>
      <w:r>
        <w:rPr>
          <w:rFonts w:ascii="Times" w:hAnsi="Times"/>
          <w:sz w:val="24"/>
          <w:szCs w:val="24"/>
        </w:rPr>
        <w:t>i fönstret som frågar om uppdateringar</w:t>
      </w:r>
      <w:r w:rsidRPr="003C160D">
        <w:rPr>
          <w:rFonts w:ascii="Times" w:hAnsi="Times"/>
          <w:sz w:val="24"/>
          <w:szCs w:val="24"/>
        </w:rPr>
        <w:t xml:space="preserve">. </w:t>
      </w:r>
    </w:p>
    <w:p w14:paraId="0B783DE9" w14:textId="77777777" w:rsidR="004016FB" w:rsidRPr="003C160D" w:rsidRDefault="004016FB" w:rsidP="004016FB">
      <w:pPr>
        <w:pStyle w:val="ListParagraph"/>
        <w:numPr>
          <w:ilvl w:val="0"/>
          <w:numId w:val="21"/>
        </w:numPr>
        <w:spacing w:before="100" w:beforeAutospacing="1" w:after="100" w:afterAutospacing="1" w:line="240" w:lineRule="atLeast"/>
        <w:contextualSpacing/>
        <w:rPr>
          <w:rFonts w:ascii="Times" w:hAnsi="Times"/>
          <w:sz w:val="24"/>
          <w:szCs w:val="24"/>
        </w:rPr>
      </w:pPr>
      <w:r>
        <w:rPr>
          <w:rFonts w:ascii="Times" w:hAnsi="Times"/>
          <w:sz w:val="24"/>
          <w:szCs w:val="24"/>
        </w:rPr>
        <w:t xml:space="preserve">Klicka på </w:t>
      </w:r>
      <w:proofErr w:type="spellStart"/>
      <w:r w:rsidRPr="003C160D">
        <w:rPr>
          <w:rFonts w:ascii="Times" w:hAnsi="Times"/>
          <w:sz w:val="24"/>
          <w:szCs w:val="24"/>
        </w:rPr>
        <w:t>View</w:t>
      </w:r>
      <w:proofErr w:type="spellEnd"/>
      <w:r w:rsidRPr="003C160D">
        <w:rPr>
          <w:rFonts w:ascii="Times" w:hAnsi="Times"/>
          <w:sz w:val="24"/>
          <w:szCs w:val="24"/>
        </w:rPr>
        <w:t>-menyn</w:t>
      </w:r>
      <w:r>
        <w:rPr>
          <w:rFonts w:ascii="Times" w:hAnsi="Times"/>
          <w:sz w:val="24"/>
          <w:szCs w:val="24"/>
        </w:rPr>
        <w:t xml:space="preserve"> och därefter </w:t>
      </w:r>
      <w:proofErr w:type="spellStart"/>
      <w:r w:rsidRPr="003C160D">
        <w:rPr>
          <w:rFonts w:ascii="Times" w:hAnsi="Times"/>
          <w:sz w:val="24"/>
          <w:szCs w:val="24"/>
        </w:rPr>
        <w:t>Advanced</w:t>
      </w:r>
      <w:proofErr w:type="spellEnd"/>
      <w:r w:rsidRPr="003C160D">
        <w:rPr>
          <w:rFonts w:ascii="Times" w:hAnsi="Times"/>
          <w:sz w:val="24"/>
          <w:szCs w:val="24"/>
        </w:rPr>
        <w:t xml:space="preserve"> mode. </w:t>
      </w:r>
    </w:p>
    <w:p w14:paraId="1EEBBAE9" w14:textId="77777777" w:rsidR="004016FB" w:rsidRPr="003C160D" w:rsidRDefault="004016FB" w:rsidP="004016FB">
      <w:pPr>
        <w:pStyle w:val="ListParagraph"/>
        <w:numPr>
          <w:ilvl w:val="0"/>
          <w:numId w:val="21"/>
        </w:numPr>
        <w:spacing w:before="100" w:beforeAutospacing="1" w:after="100" w:afterAutospacing="1" w:line="240" w:lineRule="atLeast"/>
        <w:contextualSpacing/>
        <w:rPr>
          <w:rFonts w:ascii="Times" w:hAnsi="Times"/>
          <w:sz w:val="24"/>
          <w:szCs w:val="24"/>
        </w:rPr>
      </w:pPr>
      <w:r>
        <w:rPr>
          <w:rFonts w:ascii="Times" w:hAnsi="Times"/>
          <w:sz w:val="24"/>
          <w:szCs w:val="24"/>
        </w:rPr>
        <w:t xml:space="preserve">Välj </w:t>
      </w:r>
      <w:r w:rsidRPr="003C160D">
        <w:rPr>
          <w:rFonts w:ascii="Times" w:hAnsi="Times"/>
          <w:sz w:val="24"/>
          <w:szCs w:val="24"/>
        </w:rPr>
        <w:t>Terminal</w:t>
      </w:r>
      <w:r>
        <w:rPr>
          <w:rFonts w:ascii="Times" w:hAnsi="Times"/>
          <w:sz w:val="24"/>
          <w:szCs w:val="24"/>
        </w:rPr>
        <w:t>-fliken</w:t>
      </w:r>
      <w:r w:rsidRPr="003C160D">
        <w:rPr>
          <w:rFonts w:ascii="Times" w:hAnsi="Times"/>
          <w:sz w:val="24"/>
          <w:szCs w:val="24"/>
        </w:rPr>
        <w:t xml:space="preserve">. </w:t>
      </w:r>
      <w:r>
        <w:rPr>
          <w:rFonts w:ascii="Times" w:hAnsi="Times"/>
          <w:sz w:val="24"/>
          <w:szCs w:val="24"/>
        </w:rPr>
        <w:t xml:space="preserve">I rullgardinslistan </w:t>
      </w:r>
      <w:r w:rsidRPr="003C160D">
        <w:rPr>
          <w:rFonts w:ascii="Times" w:hAnsi="Times"/>
          <w:sz w:val="24"/>
          <w:szCs w:val="24"/>
        </w:rPr>
        <w:t xml:space="preserve">Baudrate, välj 9600. </w:t>
      </w:r>
      <w:proofErr w:type="spellStart"/>
      <w:r w:rsidRPr="003C160D">
        <w:rPr>
          <w:rFonts w:ascii="Times" w:hAnsi="Times"/>
          <w:sz w:val="24"/>
          <w:szCs w:val="24"/>
        </w:rPr>
        <w:t>Click</w:t>
      </w:r>
      <w:proofErr w:type="spellEnd"/>
      <w:r w:rsidRPr="003C160D">
        <w:rPr>
          <w:rFonts w:ascii="Times" w:hAnsi="Times"/>
          <w:sz w:val="24"/>
          <w:szCs w:val="24"/>
        </w:rPr>
        <w:t xml:space="preserve"> </w:t>
      </w:r>
      <w:proofErr w:type="spellStart"/>
      <w:r w:rsidRPr="003C160D">
        <w:rPr>
          <w:rFonts w:ascii="Times" w:hAnsi="Times"/>
          <w:sz w:val="24"/>
          <w:szCs w:val="24"/>
        </w:rPr>
        <w:t>Open</w:t>
      </w:r>
      <w:proofErr w:type="spellEnd"/>
      <w:r w:rsidRPr="003C160D">
        <w:rPr>
          <w:rFonts w:ascii="Times" w:hAnsi="Times"/>
          <w:sz w:val="24"/>
          <w:szCs w:val="24"/>
        </w:rPr>
        <w:t xml:space="preserve"> </w:t>
      </w:r>
      <w:r>
        <w:rPr>
          <w:rFonts w:ascii="Times" w:hAnsi="Times"/>
          <w:sz w:val="24"/>
          <w:szCs w:val="24"/>
        </w:rPr>
        <w:t>för att starta kommunikationen</w:t>
      </w:r>
      <w:r w:rsidRPr="003C160D">
        <w:rPr>
          <w:rFonts w:ascii="Times" w:hAnsi="Times"/>
          <w:sz w:val="24"/>
          <w:szCs w:val="24"/>
        </w:rPr>
        <w:t xml:space="preserve">. </w:t>
      </w:r>
    </w:p>
    <w:p w14:paraId="546E3703" w14:textId="77777777" w:rsidR="004016FB" w:rsidRPr="003C160D" w:rsidRDefault="004016FB" w:rsidP="004016FB">
      <w:pPr>
        <w:pStyle w:val="ListParagraph"/>
        <w:numPr>
          <w:ilvl w:val="0"/>
          <w:numId w:val="21"/>
        </w:numPr>
        <w:spacing w:before="100" w:beforeAutospacing="1" w:after="100" w:afterAutospacing="1" w:line="240" w:lineRule="atLeast"/>
        <w:contextualSpacing/>
        <w:rPr>
          <w:rFonts w:ascii="Times" w:hAnsi="Times"/>
          <w:sz w:val="24"/>
          <w:szCs w:val="24"/>
        </w:rPr>
      </w:pPr>
      <w:r>
        <w:rPr>
          <w:rFonts w:ascii="Times" w:hAnsi="Times"/>
          <w:sz w:val="24"/>
          <w:szCs w:val="24"/>
        </w:rPr>
        <w:t xml:space="preserve">Skriv text på </w:t>
      </w:r>
      <w:proofErr w:type="spellStart"/>
      <w:r w:rsidRPr="003C160D">
        <w:rPr>
          <w:rFonts w:ascii="Times" w:hAnsi="Times"/>
          <w:sz w:val="24"/>
          <w:szCs w:val="24"/>
        </w:rPr>
        <w:t>Tx</w:t>
      </w:r>
      <w:proofErr w:type="spellEnd"/>
      <w:r>
        <w:rPr>
          <w:rFonts w:ascii="Times" w:hAnsi="Times"/>
          <w:sz w:val="24"/>
          <w:szCs w:val="24"/>
        </w:rPr>
        <w:t>-raden för att sända.</w:t>
      </w:r>
      <w:r w:rsidRPr="003C160D">
        <w:rPr>
          <w:rFonts w:ascii="Times" w:hAnsi="Times"/>
          <w:sz w:val="24"/>
          <w:szCs w:val="24"/>
        </w:rPr>
        <w:t xml:space="preserve"> </w:t>
      </w:r>
      <w:r>
        <w:rPr>
          <w:rFonts w:ascii="Times" w:hAnsi="Times"/>
          <w:sz w:val="24"/>
          <w:szCs w:val="24"/>
        </w:rPr>
        <w:t xml:space="preserve">Mottagen </w:t>
      </w:r>
      <w:r w:rsidRPr="003C160D">
        <w:rPr>
          <w:rFonts w:ascii="Times" w:hAnsi="Times"/>
          <w:sz w:val="24"/>
          <w:szCs w:val="24"/>
        </w:rPr>
        <w:t xml:space="preserve">text </w:t>
      </w:r>
      <w:r>
        <w:rPr>
          <w:rFonts w:ascii="Times" w:hAnsi="Times"/>
          <w:sz w:val="24"/>
          <w:szCs w:val="24"/>
        </w:rPr>
        <w:t xml:space="preserve">visas på </w:t>
      </w:r>
      <w:proofErr w:type="spellStart"/>
      <w:r w:rsidRPr="003C160D">
        <w:rPr>
          <w:rFonts w:ascii="Times" w:hAnsi="Times"/>
          <w:sz w:val="24"/>
          <w:szCs w:val="24"/>
        </w:rPr>
        <w:t>Rx</w:t>
      </w:r>
      <w:proofErr w:type="spellEnd"/>
      <w:r>
        <w:rPr>
          <w:rFonts w:ascii="Times" w:hAnsi="Times"/>
          <w:sz w:val="24"/>
          <w:szCs w:val="24"/>
        </w:rPr>
        <w:t>-raden</w:t>
      </w:r>
      <w:r w:rsidRPr="003C160D">
        <w:rPr>
          <w:rFonts w:ascii="Times" w:hAnsi="Times"/>
          <w:sz w:val="24"/>
          <w:szCs w:val="24"/>
        </w:rPr>
        <w:t>.</w:t>
      </w:r>
    </w:p>
    <w:p w14:paraId="77E40256" w14:textId="77777777" w:rsidR="00F27515" w:rsidRPr="001446D8" w:rsidRDefault="00F27515" w:rsidP="00B415FD">
      <w:pPr>
        <w:pStyle w:val="Heading2"/>
      </w:pPr>
      <w:r w:rsidRPr="001446D8">
        <w:t>Förberedelseuppgifter</w:t>
      </w:r>
    </w:p>
    <w:p w14:paraId="013A85C5" w14:textId="040F7C5B" w:rsidR="005D4684" w:rsidRDefault="007771BA" w:rsidP="000F486C">
      <w:pPr>
        <w:pStyle w:val="List"/>
      </w:pPr>
      <w:r>
        <w:t>3.1</w:t>
      </w:r>
      <w:r w:rsidR="000F486C">
        <w:tab/>
      </w:r>
      <w:r w:rsidR="005D4684" w:rsidRPr="00C67CFC">
        <w:t>Hur skall Q7–Q0 kopplas till A</w:t>
      </w:r>
      <w:r w:rsidR="005D4684" w:rsidRPr="0044669D">
        <w:rPr>
          <w:vertAlign w:val="subscript"/>
        </w:rPr>
        <w:t>1</w:t>
      </w:r>
      <w:r w:rsidR="005D4684" w:rsidRPr="00C67CFC">
        <w:t>–A</w:t>
      </w:r>
      <w:r w:rsidR="005D4684" w:rsidRPr="0044669D">
        <w:rPr>
          <w:vertAlign w:val="subscript"/>
        </w:rPr>
        <w:t>8</w:t>
      </w:r>
      <w:r w:rsidR="005D4684" w:rsidRPr="00C67CFC">
        <w:t>?</w:t>
      </w:r>
    </w:p>
    <w:p w14:paraId="33C61619" w14:textId="3DC430C1" w:rsidR="00687695" w:rsidDel="00D17984" w:rsidRDefault="007771BA">
      <w:pPr>
        <w:pStyle w:val="List"/>
        <w:rPr>
          <w:del w:id="264" w:author="Erik Agrell" w:date="2015-10-27T22:36:00Z"/>
        </w:rPr>
      </w:pPr>
      <w:r>
        <w:t>3.2</w:t>
      </w:r>
      <w:r w:rsidR="000F486C">
        <w:tab/>
      </w:r>
      <w:r w:rsidR="00687695">
        <w:t xml:space="preserve">Skriv pin-numret vid varje anslutning på </w:t>
      </w:r>
      <w:proofErr w:type="spellStart"/>
      <w:r w:rsidR="00687695">
        <w:t>op-förstärkaren</w:t>
      </w:r>
      <w:proofErr w:type="spellEnd"/>
      <w:r w:rsidR="00687695">
        <w:t xml:space="preserve"> och komparatorn i figur 3.4.</w:t>
      </w:r>
      <w:ins w:id="265" w:author="Erik Agrell" w:date="2015-10-27T22:36:00Z">
        <w:r w:rsidR="00D17984">
          <w:t xml:space="preserve"> Komparatorns</w:t>
        </w:r>
      </w:ins>
    </w:p>
    <w:p w14:paraId="3D2A9907" w14:textId="2A8F3AAD" w:rsidR="00F27515" w:rsidRPr="001446D8" w:rsidRDefault="000F486C" w:rsidP="00D17984">
      <w:pPr>
        <w:pStyle w:val="List"/>
      </w:pPr>
      <w:del w:id="266" w:author="Erik Agrell" w:date="2015-10-27T22:36:00Z">
        <w:r w:rsidDel="00D17984">
          <w:delText>3.</w:delText>
        </w:r>
        <w:r w:rsidR="007771BA" w:rsidDel="00D17984">
          <w:delText>3</w:delText>
        </w:r>
        <w:r w:rsidDel="00D17984">
          <w:tab/>
        </w:r>
        <w:r w:rsidR="00F27515" w:rsidRPr="001446D8" w:rsidDel="00D17984">
          <w:delText>Studera databladet för komparatorn LM311 och red ut hur samtliga ben 1</w:delText>
        </w:r>
      </w:del>
      <w:del w:id="267" w:author="Erik Agrell" w:date="2015-10-27T22:34:00Z">
        <w:r w:rsidR="00F27515" w:rsidRPr="001446D8" w:rsidDel="00D17984">
          <w:delText xml:space="preserve"> </w:delText>
        </w:r>
      </w:del>
      <w:del w:id="268" w:author="Erik Agrell" w:date="2015-10-27T22:36:00Z">
        <w:r w:rsidR="00F27515" w:rsidRPr="001446D8" w:rsidDel="00D17984">
          <w:delText>–</w:delText>
        </w:r>
      </w:del>
      <w:del w:id="269" w:author="Erik Agrell" w:date="2015-10-27T22:34:00Z">
        <w:r w:rsidR="00F27515" w:rsidRPr="001446D8" w:rsidDel="00D17984">
          <w:delText xml:space="preserve"> </w:delText>
        </w:r>
      </w:del>
      <w:del w:id="270" w:author="Erik Agrell" w:date="2015-10-27T22:36:00Z">
        <w:r w:rsidR="00F27515" w:rsidRPr="001446D8" w:rsidDel="00D17984">
          <w:delText>8 skall kopplas in. Låg utgång skall vara 0 V.</w:delText>
        </w:r>
      </w:del>
      <w:r w:rsidR="005A41D2" w:rsidRPr="00C67CFC">
        <w:t xml:space="preserve"> </w:t>
      </w:r>
      <w:ins w:id="271" w:author="Erik Agrell" w:date="2015-10-27T22:36:00Z">
        <w:r w:rsidR="00D17984">
          <w:t>b</w:t>
        </w:r>
      </w:ins>
      <w:del w:id="272" w:author="Erik Agrell" w:date="2015-10-27T22:36:00Z">
        <w:r w:rsidR="005A41D2" w:rsidRPr="00C67CFC" w:rsidDel="00D17984">
          <w:delText>B</w:delText>
        </w:r>
      </w:del>
      <w:r w:rsidR="005A41D2" w:rsidRPr="00C67CFC">
        <w:t xml:space="preserve">en 5 och 6 skall kopplas ihop </w:t>
      </w:r>
      <w:r w:rsidR="00687695">
        <w:t>med varandra</w:t>
      </w:r>
      <w:r w:rsidR="005A41D2" w:rsidRPr="00C67CFC">
        <w:t>.</w:t>
      </w:r>
    </w:p>
    <w:p w14:paraId="355CD79D" w14:textId="40C75271" w:rsidR="00516DA9" w:rsidRDefault="007771BA" w:rsidP="000F486C">
      <w:pPr>
        <w:pStyle w:val="List"/>
        <w:rPr>
          <w:ins w:id="273" w:author="Erik Agrell" w:date="2015-10-27T22:44:00Z"/>
        </w:rPr>
      </w:pPr>
      <w:commentRangeStart w:id="274"/>
      <w:r>
        <w:t>3.</w:t>
      </w:r>
      <w:ins w:id="275" w:author="Erik Agrell" w:date="2015-10-27T22:38:00Z">
        <w:r w:rsidR="00D17984">
          <w:t>3</w:t>
        </w:r>
      </w:ins>
      <w:commentRangeEnd w:id="274"/>
      <w:ins w:id="276" w:author="Erik Agrell" w:date="2015-12-13T20:32:00Z">
        <w:r w:rsidR="00A47D44">
          <w:rPr>
            <w:rStyle w:val="CommentReference"/>
          </w:rPr>
          <w:commentReference w:id="274"/>
        </w:r>
      </w:ins>
      <w:del w:id="277" w:author="Erik Agrell" w:date="2015-10-27T22:38:00Z">
        <w:r w:rsidDel="00D17984">
          <w:delText>4</w:delText>
        </w:r>
      </w:del>
      <w:r w:rsidR="000F486C">
        <w:tab/>
      </w:r>
      <w:ins w:id="278" w:author="Erik Agrell" w:date="2015-10-27T22:46:00Z">
        <w:r w:rsidR="00516DA9">
          <w:t xml:space="preserve">Vi skall uppskatta fördröjningen i återkopplingen från Q till D i figur 3.4, som bestämmer hur snabbt A/D-omvandlaren kan klockas. </w:t>
        </w:r>
      </w:ins>
      <w:r w:rsidR="00F27515" w:rsidRPr="001446D8">
        <w:t xml:space="preserve">Gör </w:t>
      </w:r>
      <w:ins w:id="279" w:author="Erik Agrell" w:date="2015-10-27T22:47:00Z">
        <w:r w:rsidR="00516DA9">
          <w:t xml:space="preserve">därför </w:t>
        </w:r>
      </w:ins>
      <w:r w:rsidR="00F27515" w:rsidRPr="001446D8">
        <w:t xml:space="preserve">en Spice-simulering av den analoga </w:t>
      </w:r>
      <w:r w:rsidR="0080472E">
        <w:t xml:space="preserve">kopplingen i figur 3.4, </w:t>
      </w:r>
      <w:r w:rsidR="00F27515" w:rsidRPr="001446D8">
        <w:t>från strömmen I</w:t>
      </w:r>
      <w:r w:rsidR="00F27515" w:rsidRPr="001446D8">
        <w:rPr>
          <w:vertAlign w:val="subscript"/>
        </w:rPr>
        <w:t>4</w:t>
      </w:r>
      <w:r w:rsidR="00F27515" w:rsidRPr="001446D8">
        <w:t xml:space="preserve"> till </w:t>
      </w:r>
      <w:r w:rsidR="0080472E">
        <w:t>komparatorns datautgång</w:t>
      </w:r>
      <w:r w:rsidR="00F27515" w:rsidRPr="001446D8">
        <w:t xml:space="preserve"> DATA UT</w:t>
      </w:r>
      <w:r w:rsidR="0080472E">
        <w:t xml:space="preserve"> (D)</w:t>
      </w:r>
      <w:r w:rsidR="00F27515" w:rsidRPr="001446D8">
        <w:t xml:space="preserve">. </w:t>
      </w:r>
      <w:ins w:id="280" w:author="Erik Agrell" w:date="2015-10-27T22:52:00Z">
        <w:r w:rsidR="00EB31B8">
          <w:t xml:space="preserve">Komponenter som saknas i </w:t>
        </w:r>
        <w:proofErr w:type="spellStart"/>
        <w:r w:rsidR="00EB31B8">
          <w:t>LTspice</w:t>
        </w:r>
        <w:proofErr w:type="spellEnd"/>
        <w:r w:rsidR="00EB31B8">
          <w:t xml:space="preserve"> ka</w:t>
        </w:r>
        <w:r w:rsidR="00D66843">
          <w:t>n laddas ned från kurshemsidan.</w:t>
        </w:r>
        <w:r w:rsidR="00EB31B8">
          <w:t xml:space="preserve"> </w:t>
        </w:r>
      </w:ins>
      <w:ins w:id="281" w:author="Erik Agrell" w:date="2015-10-27T22:48:00Z">
        <w:r w:rsidR="00EE24C1">
          <w:t>Låt den analoga insignalen VSH</w:t>
        </w:r>
        <w:r w:rsidR="00516DA9">
          <w:t xml:space="preserve"> vara konstant 20 </w:t>
        </w:r>
        <w:proofErr w:type="spellStart"/>
        <w:r w:rsidR="00516DA9">
          <w:t>mV</w:t>
        </w:r>
      </w:ins>
      <w:proofErr w:type="spellEnd"/>
      <w:ins w:id="282" w:author="Erik Agrell" w:date="2015-12-15T11:33:00Z">
        <w:r w:rsidR="00EE24C1">
          <w:t xml:space="preserve">, vilket motsvarar </w:t>
        </w:r>
        <w:proofErr w:type="spellStart"/>
        <w:r w:rsidR="00EE24C1">
          <w:t>bitmönstret</w:t>
        </w:r>
        <w:proofErr w:type="spellEnd"/>
        <w:r w:rsidR="00EE24C1">
          <w:t xml:space="preserve"> </w:t>
        </w:r>
      </w:ins>
      <w:ins w:id="283" w:author="Erik Agrell" w:date="2015-12-15T11:34:00Z">
        <w:r w:rsidR="00EE24C1">
          <w:t>Q=</w:t>
        </w:r>
      </w:ins>
      <w:ins w:id="284" w:author="Erik Agrell" w:date="2015-12-15T11:33:00Z">
        <w:r w:rsidR="00EE24C1">
          <w:t>00000001 (kolla)</w:t>
        </w:r>
      </w:ins>
      <w:ins w:id="285" w:author="Erik Agrell" w:date="2015-10-27T22:48:00Z">
        <w:r w:rsidR="00EB31B8">
          <w:t xml:space="preserve">. </w:t>
        </w:r>
      </w:ins>
      <w:ins w:id="286" w:author="Erik Agrell" w:date="2015-10-27T22:47:00Z">
        <w:r w:rsidR="00516DA9">
          <w:t>Låt I</w:t>
        </w:r>
        <w:r w:rsidR="00516DA9" w:rsidRPr="00EB31B8">
          <w:rPr>
            <w:vertAlign w:val="subscript"/>
            <w:rPrChange w:id="287" w:author="Erik Agrell" w:date="2015-10-27T22:51:00Z">
              <w:rPr/>
            </w:rPrChange>
          </w:rPr>
          <w:t>4</w:t>
        </w:r>
        <w:r w:rsidR="00516DA9">
          <w:t xml:space="preserve"> förändras i ett steg från</w:t>
        </w:r>
        <w:r w:rsidR="00EB31B8">
          <w:t xml:space="preserve"> 0 till 1 </w:t>
        </w:r>
      </w:ins>
      <w:ins w:id="288" w:author="Erik Agrell" w:date="2015-10-27T22:50:00Z">
        <w:r w:rsidR="00EB31B8">
          <w:t>mA</w:t>
        </w:r>
      </w:ins>
      <w:ins w:id="289" w:author="Erik Agrell" w:date="2015-10-27T22:47:00Z">
        <w:r w:rsidR="00EB31B8">
          <w:t xml:space="preserve">, för att simulera en förändring i MSB. Mät fördröjningen från </w:t>
        </w:r>
      </w:ins>
      <w:ins w:id="290" w:author="Erik Agrell" w:date="2015-10-27T22:50:00Z">
        <w:r w:rsidR="00EB31B8">
          <w:t xml:space="preserve">att </w:t>
        </w:r>
      </w:ins>
      <w:ins w:id="291" w:author="Erik Agrell" w:date="2015-10-27T22:47:00Z">
        <w:r w:rsidR="00EB31B8">
          <w:t>I</w:t>
        </w:r>
        <w:r w:rsidR="00EB31B8" w:rsidRPr="00EB31B8">
          <w:rPr>
            <w:vertAlign w:val="subscript"/>
            <w:rPrChange w:id="292" w:author="Erik Agrell" w:date="2015-10-27T22:51:00Z">
              <w:rPr/>
            </w:rPrChange>
          </w:rPr>
          <w:t>4</w:t>
        </w:r>
        <w:r w:rsidR="00EB31B8">
          <w:t xml:space="preserve"> </w:t>
        </w:r>
      </w:ins>
      <w:ins w:id="293" w:author="Erik Agrell" w:date="2015-10-27T22:50:00Z">
        <w:r w:rsidR="00EB31B8">
          <w:t xml:space="preserve">ändras </w:t>
        </w:r>
      </w:ins>
      <w:ins w:id="294" w:author="Erik Agrell" w:date="2015-10-27T22:47:00Z">
        <w:r w:rsidR="00EB31B8">
          <w:t>till att D har stabiliserats på den nya nivån</w:t>
        </w:r>
      </w:ins>
      <w:ins w:id="295" w:author="Erik Agrell" w:date="2015-10-27T22:50:00Z">
        <w:r w:rsidR="00EB31B8">
          <w:t>. Mät sedan samma sak när I</w:t>
        </w:r>
        <w:r w:rsidR="00EB31B8" w:rsidRPr="00EB31B8">
          <w:rPr>
            <w:vertAlign w:val="subscript"/>
            <w:rPrChange w:id="296" w:author="Erik Agrell" w:date="2015-10-27T22:51:00Z">
              <w:rPr/>
            </w:rPrChange>
          </w:rPr>
          <w:t>4</w:t>
        </w:r>
        <w:r w:rsidR="00EB31B8">
          <w:t xml:space="preserve"> ändras från 1 till 0 mA.</w:t>
        </w:r>
      </w:ins>
      <w:ins w:id="297" w:author="Erik Agrell" w:date="2015-10-27T22:51:00Z">
        <w:r w:rsidR="00EB31B8">
          <w:t xml:space="preserve"> </w:t>
        </w:r>
      </w:ins>
      <w:ins w:id="298" w:author="Erik Agrell" w:date="2015-10-27T22:52:00Z">
        <w:r w:rsidR="00EB31B8">
          <w:t>I vilket fall är fördröjningen störst? Försök förklara varför.</w:t>
        </w:r>
      </w:ins>
    </w:p>
    <w:p w14:paraId="205CD41C" w14:textId="347B46DF" w:rsidR="00F27515" w:rsidDel="00D66843" w:rsidRDefault="00F27515" w:rsidP="000F486C">
      <w:pPr>
        <w:pStyle w:val="List"/>
        <w:rPr>
          <w:del w:id="299" w:author="Erik Agrell" w:date="2015-12-13T21:56:00Z"/>
        </w:rPr>
      </w:pPr>
      <w:del w:id="300" w:author="Erik Agrell" w:date="2015-12-13T21:56:00Z">
        <w:r w:rsidRPr="001446D8" w:rsidDel="00D66843">
          <w:delText>Inströmmen I</w:delText>
        </w:r>
        <w:r w:rsidRPr="001446D8" w:rsidDel="00D66843">
          <w:rPr>
            <w:vertAlign w:val="subscript"/>
          </w:rPr>
          <w:delText xml:space="preserve">4 </w:delText>
        </w:r>
        <w:r w:rsidRPr="001446D8" w:rsidDel="00D66843">
          <w:delText xml:space="preserve">kan simuleras med hjälp av en </w:delText>
        </w:r>
        <w:r w:rsidR="005D4684" w:rsidRPr="001446D8" w:rsidDel="00D66843">
          <w:delText>strömgenerator</w:delText>
        </w:r>
        <w:r w:rsidR="0080472E" w:rsidDel="00D66843">
          <w:delText>, vars värde är konstant</w:delText>
        </w:r>
        <w:r w:rsidRPr="001446D8" w:rsidDel="00D66843">
          <w:delText xml:space="preserve">. Studera fördröjningen från </w:delText>
        </w:r>
        <w:r w:rsidR="0080472E" w:rsidDel="00D66843">
          <w:delText>insignal till utsignal genom att variera V+</w:delText>
        </w:r>
        <w:r w:rsidRPr="001446D8" w:rsidDel="00D66843">
          <w:delText>. Vilken analog insignal ger längst fördröjning?</w:delText>
        </w:r>
        <w:r w:rsidR="0080472E" w:rsidDel="00D66843">
          <w:delText xml:space="preserve"> (Om LM311 inte finns i Spice, är det OK att använda en annan komparator i samma familj.)</w:delText>
        </w:r>
      </w:del>
    </w:p>
    <w:p w14:paraId="1C6F111E" w14:textId="4D8297AF" w:rsidR="00CC1055" w:rsidRPr="001446D8" w:rsidRDefault="00CC1055" w:rsidP="000F486C">
      <w:pPr>
        <w:pStyle w:val="List"/>
      </w:pPr>
      <w:r>
        <w:t>3.</w:t>
      </w:r>
      <w:ins w:id="301" w:author="Erik Agrell" w:date="2015-10-27T22:38:00Z">
        <w:r w:rsidR="00D17984">
          <w:t>4</w:t>
        </w:r>
      </w:ins>
      <w:del w:id="302" w:author="Erik Agrell" w:date="2015-10-27T22:38:00Z">
        <w:r w:rsidDel="00D17984">
          <w:delText>5</w:delText>
        </w:r>
      </w:del>
      <w:r>
        <w:tab/>
        <w:t>Varför behövs en extra buffer</w:t>
      </w:r>
      <w:r w:rsidR="004A79C9">
        <w:t>t</w:t>
      </w:r>
      <w:r>
        <w:t xml:space="preserve">? Varför kan inte D skickas ut direkt på </w:t>
      </w:r>
      <w:proofErr w:type="spellStart"/>
      <w:r w:rsidRPr="00D66843">
        <w:rPr>
          <w:i/>
          <w:rPrChange w:id="303" w:author="Erik Agrell" w:date="2015-12-13T21:53:00Z">
            <w:rPr/>
          </w:rPrChange>
        </w:rPr>
        <w:t>D</w:t>
      </w:r>
      <w:del w:id="304" w:author="Erik Agrell" w:date="2015-12-13T21:53:00Z">
        <w:r w:rsidRPr="00CC1055" w:rsidDel="00D66843">
          <w:rPr>
            <w:vertAlign w:val="subscript"/>
          </w:rPr>
          <w:delText>o</w:delText>
        </w:r>
      </w:del>
      <w:ins w:id="305" w:author="Erik Agrell" w:date="2015-12-13T21:53:00Z">
        <w:r w:rsidR="00D66843">
          <w:rPr>
            <w:vertAlign w:val="subscript"/>
          </w:rPr>
          <w:t>Tx</w:t>
        </w:r>
      </w:ins>
      <w:proofErr w:type="spellEnd"/>
      <w:r>
        <w:t>?</w:t>
      </w:r>
    </w:p>
    <w:p w14:paraId="4B208F04" w14:textId="18B21C1D" w:rsidR="00CC1055" w:rsidRPr="004F0A58" w:rsidRDefault="00CC1055" w:rsidP="000F486C">
      <w:pPr>
        <w:pStyle w:val="List"/>
        <w:rPr>
          <w:lang w:val="en-US"/>
        </w:rPr>
      </w:pPr>
      <w:r>
        <w:t>3.</w:t>
      </w:r>
      <w:ins w:id="306" w:author="Erik Agrell" w:date="2015-10-27T22:38:00Z">
        <w:r w:rsidR="00D17984">
          <w:t>5</w:t>
        </w:r>
      </w:ins>
      <w:del w:id="307" w:author="Erik Agrell" w:date="2015-10-27T22:38:00Z">
        <w:r w:rsidDel="00D17984">
          <w:delText>6</w:delText>
        </w:r>
      </w:del>
      <w:r w:rsidR="000F486C">
        <w:tab/>
      </w:r>
      <w:r>
        <w:t>Nedan visas</w:t>
      </w:r>
      <w:r w:rsidR="00F27515" w:rsidRPr="001446D8">
        <w:t xml:space="preserve"> ett tillstå</w:t>
      </w:r>
      <w:r w:rsidR="005D4684" w:rsidRPr="001446D8">
        <w:t>ndsdiagram för ett 8-bitars succ</w:t>
      </w:r>
      <w:r w:rsidR="00F27515" w:rsidRPr="001446D8">
        <w:t>ess</w:t>
      </w:r>
      <w:r>
        <w:t xml:space="preserve">iv-approximationsregister (SAR) med tillhörande parallell-till-serie-omvandling enligt RS232-standarden. Tillståndet stannar i ”Start” så länge som </w:t>
      </w:r>
      <w:r>
        <w:rPr>
          <w:noProof/>
          <w:position w:val="-6"/>
          <w:lang w:val="en-US"/>
        </w:rPr>
        <w:drawing>
          <wp:inline distT="0" distB="0" distL="0" distR="0" wp14:anchorId="233D5B70" wp14:editId="5CC50BF5">
            <wp:extent cx="134620" cy="211455"/>
            <wp:effectExtent l="0" t="0" r="0"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620" cy="211455"/>
                    </a:xfrm>
                    <a:prstGeom prst="rect">
                      <a:avLst/>
                    </a:prstGeom>
                    <a:noFill/>
                    <a:ln>
                      <a:noFill/>
                    </a:ln>
                  </pic:spPr>
                </pic:pic>
              </a:graphicData>
            </a:graphic>
          </wp:inline>
        </w:drawing>
      </w:r>
      <w:r>
        <w:t xml:space="preserve"> är </w:t>
      </w:r>
      <w:ins w:id="308" w:author="Erik Agrell" w:date="2015-10-16T21:09:00Z">
        <w:r w:rsidR="00067176">
          <w:t>1</w:t>
        </w:r>
      </w:ins>
      <w:del w:id="309" w:author="Erik Agrell" w:date="2015-10-16T21:09:00Z">
        <w:r w:rsidDel="00067176">
          <w:delText>0</w:delText>
        </w:r>
      </w:del>
      <w:r>
        <w:t xml:space="preserve">. Annars ändras tillståndet vid varje klockpuls. Komplettera tillståndsdiagrammet genom att tilldela värden till </w:t>
      </w:r>
      <w:proofErr w:type="spellStart"/>
      <w:r w:rsidRPr="00D66843">
        <w:rPr>
          <w:i/>
          <w:rPrChange w:id="310" w:author="Erik Agrell" w:date="2015-12-13T21:53:00Z">
            <w:rPr/>
          </w:rPrChange>
        </w:rPr>
        <w:t>D</w:t>
      </w:r>
      <w:del w:id="311" w:author="Erik Agrell" w:date="2015-12-13T21:53:00Z">
        <w:r w:rsidRPr="00CC1055" w:rsidDel="00D66843">
          <w:rPr>
            <w:vertAlign w:val="subscript"/>
          </w:rPr>
          <w:delText>o</w:delText>
        </w:r>
      </w:del>
      <w:ins w:id="312" w:author="Erik Agrell" w:date="2015-12-13T21:53:00Z">
        <w:r w:rsidR="00D66843">
          <w:rPr>
            <w:vertAlign w:val="subscript"/>
          </w:rPr>
          <w:t>Tx</w:t>
        </w:r>
      </w:ins>
      <w:proofErr w:type="spellEnd"/>
      <w:r>
        <w:t xml:space="preserve"> och Q(7)–Q(0) vid varje övergång mellan tillstånd. </w:t>
      </w:r>
      <w:r w:rsidR="00377D6B">
        <w:t xml:space="preserve">Inkludera </w:t>
      </w:r>
      <w:r w:rsidR="005676DD">
        <w:t xml:space="preserve">vid behov även </w:t>
      </w:r>
      <w:r w:rsidR="00377D6B">
        <w:t>hjälpsignaler såsom startsignalen</w:t>
      </w:r>
      <w:r w:rsidR="004A79C9">
        <w:t xml:space="preserve"> </w:t>
      </w:r>
      <w:r w:rsidR="004A79C9">
        <w:rPr>
          <w:noProof/>
          <w:position w:val="-6"/>
          <w:lang w:val="en-US"/>
        </w:rPr>
        <w:drawing>
          <wp:inline distT="0" distB="0" distL="0" distR="0" wp14:anchorId="1BD15155" wp14:editId="4829E0F3">
            <wp:extent cx="134620" cy="211455"/>
            <wp:effectExtent l="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620" cy="211455"/>
                    </a:xfrm>
                    <a:prstGeom prst="rect">
                      <a:avLst/>
                    </a:prstGeom>
                    <a:noFill/>
                    <a:ln>
                      <a:noFill/>
                    </a:ln>
                  </pic:spPr>
                </pic:pic>
              </a:graphicData>
            </a:graphic>
          </wp:inline>
        </w:drawing>
      </w:r>
      <w:r w:rsidR="00377D6B">
        <w:t>, bufferten B</w:t>
      </w:r>
      <w:r w:rsidR="004A79C9">
        <w:t xml:space="preserve"> och </w:t>
      </w:r>
      <w:r w:rsidR="00377D6B">
        <w:t>klarsignalen</w:t>
      </w:r>
      <w:r w:rsidR="004A79C9">
        <w:rPr>
          <w:noProof/>
          <w:position w:val="-6"/>
          <w:lang w:val="en-US"/>
        </w:rPr>
        <w:drawing>
          <wp:inline distT="0" distB="0" distL="0" distR="0" wp14:anchorId="0CB358C4" wp14:editId="4B9CAECD">
            <wp:extent cx="278130" cy="212090"/>
            <wp:effectExtent l="0" t="0" r="1270"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130" cy="212090"/>
                    </a:xfrm>
                    <a:prstGeom prst="rect">
                      <a:avLst/>
                    </a:prstGeom>
                    <a:noFill/>
                    <a:ln>
                      <a:noFill/>
                    </a:ln>
                  </pic:spPr>
                </pic:pic>
              </a:graphicData>
            </a:graphic>
          </wp:inline>
        </w:drawing>
      </w:r>
      <w:r w:rsidR="004A79C9">
        <w:t>.</w:t>
      </w:r>
      <w:ins w:id="313" w:author="Cristian Bogdan Czegledi" w:date="2015-10-28T13:57:00Z">
        <w:r w:rsidR="00FF25DB">
          <w:t xml:space="preserve"> </w:t>
        </w:r>
        <w:r w:rsidR="00FF25DB" w:rsidRPr="004F0A58">
          <w:rPr>
            <w:lang w:val="en-US"/>
          </w:rPr>
          <w:t xml:space="preserve">(Students complained that B was rarely </w:t>
        </w:r>
        <w:proofErr w:type="spellStart"/>
        <w:r w:rsidR="00FF25DB" w:rsidRPr="004F0A58">
          <w:rPr>
            <w:lang w:val="en-US"/>
          </w:rPr>
          <w:t>mentionned</w:t>
        </w:r>
        <w:proofErr w:type="spellEnd"/>
        <w:r w:rsidR="00FF25DB" w:rsidRPr="004F0A58">
          <w:rPr>
            <w:lang w:val="en-US"/>
          </w:rPr>
          <w:t xml:space="preserve"> in the lab memo.)</w:t>
        </w:r>
      </w:ins>
      <w:ins w:id="314" w:author="Erik Agrell" w:date="2015-12-15T11:35:00Z">
        <w:r w:rsidR="00EE24C1">
          <w:rPr>
            <w:lang w:val="en-US"/>
          </w:rPr>
          <w:t xml:space="preserve"> simplify, remove B</w:t>
        </w:r>
      </w:ins>
    </w:p>
    <w:p w14:paraId="2C2AE03A" w14:textId="2CEB0D99" w:rsidR="00CC1055" w:rsidRDefault="00CC1055" w:rsidP="00CC1055">
      <w:pPr>
        <w:pStyle w:val="List"/>
        <w:jc w:val="center"/>
        <w:rPr>
          <w:rFonts w:ascii="Times" w:hAnsi="Times"/>
          <w:noProof/>
          <w:sz w:val="20"/>
        </w:rPr>
      </w:pPr>
      <w:r w:rsidRPr="00C645F3">
        <w:rPr>
          <w:rFonts w:ascii="Times" w:hAnsi="Times"/>
          <w:noProof/>
          <w:sz w:val="20"/>
          <w:lang w:val="en-US"/>
        </w:rPr>
        <w:lastRenderedPageBreak/>
        <w:drawing>
          <wp:inline distT="0" distB="0" distL="0" distR="0" wp14:anchorId="31962C8A" wp14:editId="5EBE7E34">
            <wp:extent cx="5059100" cy="49540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3_homework35.png"/>
                    <pic:cNvPicPr/>
                  </pic:nvPicPr>
                  <pic:blipFill>
                    <a:blip r:embed="rId35">
                      <a:extLst>
                        <a:ext uri="{28A0092B-C50C-407E-A947-70E740481C1C}">
                          <a14:useLocalDpi xmlns:a14="http://schemas.microsoft.com/office/drawing/2010/main" val="0"/>
                        </a:ext>
                      </a:extLst>
                    </a:blip>
                    <a:stretch>
                      <a:fillRect/>
                    </a:stretch>
                  </pic:blipFill>
                  <pic:spPr>
                    <a:xfrm>
                      <a:off x="0" y="0"/>
                      <a:ext cx="5059415" cy="4954361"/>
                    </a:xfrm>
                    <a:prstGeom prst="rect">
                      <a:avLst/>
                    </a:prstGeom>
                    <a:extLst>
                      <a:ext uri="{FAA26D3D-D897-4be2-8F04-BA451C77F1D7}">
                        <ma14:placeholderFlag xmlns:ma14="http://schemas.microsoft.com/office/mac/drawingml/2011/main"/>
                      </a:ext>
                    </a:extLst>
                  </pic:spPr>
                </pic:pic>
              </a:graphicData>
            </a:graphic>
          </wp:inline>
        </w:drawing>
      </w:r>
    </w:p>
    <w:p w14:paraId="4F3149AB" w14:textId="1479D5CA" w:rsidR="00F27515" w:rsidRDefault="00CC1055" w:rsidP="000F486C">
      <w:pPr>
        <w:pStyle w:val="List"/>
      </w:pPr>
      <w:commentRangeStart w:id="315"/>
      <w:r>
        <w:t>3.</w:t>
      </w:r>
      <w:ins w:id="316" w:author="Erik Agrell" w:date="2015-10-27T22:38:00Z">
        <w:r w:rsidR="00D17984">
          <w:t>6</w:t>
        </w:r>
      </w:ins>
      <w:commentRangeEnd w:id="315"/>
      <w:ins w:id="317" w:author="Erik Agrell" w:date="2015-12-13T21:57:00Z">
        <w:r w:rsidR="00D66843">
          <w:rPr>
            <w:rStyle w:val="CommentReference"/>
          </w:rPr>
          <w:commentReference w:id="315"/>
        </w:r>
      </w:ins>
      <w:del w:id="318" w:author="Erik Agrell" w:date="2015-10-27T22:38:00Z">
        <w:r w:rsidDel="00D17984">
          <w:delText>7</w:delText>
        </w:r>
      </w:del>
      <w:r w:rsidR="000F486C">
        <w:tab/>
      </w:r>
      <w:r w:rsidR="00F27515" w:rsidRPr="001446D8">
        <w:t>Konstruera i form av en tillstånd</w:t>
      </w:r>
      <w:r w:rsidR="005D4684" w:rsidRPr="001446D8">
        <w:t xml:space="preserve">smaskin i VHDL ett 8-bitars </w:t>
      </w:r>
      <w:r w:rsidR="00C1381B">
        <w:t>SAR</w:t>
      </w:r>
      <w:r w:rsidR="00F27515" w:rsidRPr="001446D8">
        <w:t xml:space="preserve">. Registret skall förutom klockingång ha en dataingång, en startingång, en seriell datautgång anpassad för </w:t>
      </w:r>
      <w:r w:rsidR="007C346C" w:rsidRPr="001446D8">
        <w:t>RS232</w:t>
      </w:r>
      <w:r w:rsidR="00F27515" w:rsidRPr="001446D8">
        <w:t>-standarden samt en utgång som anger när omvandlingen är klar</w:t>
      </w:r>
      <w:r w:rsidR="00E20BD7" w:rsidRPr="001446D8">
        <w:t xml:space="preserve"> (skall vara 0 efter avslutad omvandling)</w:t>
      </w:r>
      <w:r w:rsidR="00F27515" w:rsidRPr="001446D8">
        <w:t>. Registret skall startas när startingången</w:t>
      </w:r>
      <w:ins w:id="319" w:author="Erik Agrell" w:date="2015-10-16T21:10:00Z">
        <w:r w:rsidR="00067176">
          <w:t xml:space="preserve"> </w:t>
        </w:r>
        <w:r w:rsidR="00067176">
          <w:rPr>
            <w:noProof/>
            <w:position w:val="-6"/>
            <w:lang w:val="en-US"/>
            <w:rPrChange w:id="320" w:author="Unknown">
              <w:rPr>
                <w:noProof/>
                <w:lang w:val="en-US"/>
              </w:rPr>
            </w:rPrChange>
          </w:rPr>
          <w:drawing>
            <wp:inline distT="0" distB="0" distL="0" distR="0" wp14:anchorId="70EC112F" wp14:editId="2B5C1EE1">
              <wp:extent cx="134620" cy="211455"/>
              <wp:effectExtent l="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620" cy="211455"/>
                      </a:xfrm>
                      <a:prstGeom prst="rect">
                        <a:avLst/>
                      </a:prstGeom>
                      <a:noFill/>
                      <a:ln>
                        <a:noFill/>
                      </a:ln>
                    </pic:spPr>
                  </pic:pic>
                </a:graphicData>
              </a:graphic>
            </wp:inline>
          </w:drawing>
        </w:r>
      </w:ins>
      <w:r w:rsidR="00F27515" w:rsidRPr="001446D8">
        <w:t xml:space="preserve"> </w:t>
      </w:r>
      <w:r w:rsidR="00B01FC4">
        <w:t>är</w:t>
      </w:r>
      <w:r w:rsidR="00F27515" w:rsidRPr="001446D8">
        <w:t xml:space="preserve"> 0. </w:t>
      </w:r>
      <w:r w:rsidR="00E20BD7" w:rsidRPr="001446D8">
        <w:t xml:space="preserve">Resultatet efter varje omvandling skall visas på lysdioderna LEDR0 – LEDR7. </w:t>
      </w:r>
      <w:r w:rsidR="00F27515" w:rsidRPr="001446D8">
        <w:t>Använd den interna klocksignalen på 50 MHz och dela ned denna till en intern klocksignal på SAR-kretsen på 9600 Hz.</w:t>
      </w:r>
      <w:r w:rsidR="00A4799C">
        <w:t xml:space="preserve"> Den seriella utsignalen skall vara tillgänglig både på pinne 40 i ”Kopplingsplint JP1” </w:t>
      </w:r>
      <w:ins w:id="321" w:author="Erik Agrell" w:date="2015-12-13T21:29:00Z">
        <w:r w:rsidR="00772ED0">
          <w:t xml:space="preserve">(se appendix) </w:t>
        </w:r>
      </w:ins>
      <w:r w:rsidR="00A4799C">
        <w:t>och på RS-232-utgången. Definiera FPGA-kretsens pinnkonfiguration i en tabell.</w:t>
      </w:r>
    </w:p>
    <w:p w14:paraId="067BCDDA" w14:textId="77777777" w:rsidR="00CC1055" w:rsidRPr="001446D8" w:rsidRDefault="00CC1055" w:rsidP="000F486C">
      <w:pPr>
        <w:pStyle w:val="List"/>
      </w:pPr>
    </w:p>
    <w:p w14:paraId="35123C8A" w14:textId="10317495" w:rsidR="00E03DF7" w:rsidRPr="001446D8" w:rsidRDefault="00CC1055" w:rsidP="000F486C">
      <w:pPr>
        <w:pStyle w:val="List"/>
      </w:pPr>
      <w:r>
        <w:t>3.</w:t>
      </w:r>
      <w:ins w:id="322" w:author="Erik Agrell" w:date="2015-10-27T22:38:00Z">
        <w:r w:rsidR="00D17984">
          <w:t>7</w:t>
        </w:r>
      </w:ins>
      <w:del w:id="323" w:author="Erik Agrell" w:date="2015-10-27T22:38:00Z">
        <w:r w:rsidDel="00D17984">
          <w:delText>8</w:delText>
        </w:r>
      </w:del>
      <w:r w:rsidR="000F486C">
        <w:tab/>
      </w:r>
      <w:r w:rsidR="00F27515" w:rsidRPr="001446D8">
        <w:t xml:space="preserve">Simulera funktionerna i </w:t>
      </w:r>
      <w:proofErr w:type="spellStart"/>
      <w:r w:rsidR="00F27515" w:rsidRPr="001446D8">
        <w:t>ModelSim</w:t>
      </w:r>
      <w:proofErr w:type="spellEnd"/>
      <w:r w:rsidR="00F27515" w:rsidRPr="001446D8">
        <w:t>. Visa tidsdiagram för signalerna på in och utgångar under en omvandlingscykel.</w:t>
      </w:r>
    </w:p>
    <w:p w14:paraId="17C4D40C" w14:textId="77777777" w:rsidR="00F27515" w:rsidRPr="001446D8" w:rsidRDefault="00F27515" w:rsidP="00B415FD">
      <w:pPr>
        <w:pStyle w:val="Heading2"/>
      </w:pPr>
      <w:r w:rsidRPr="001446D8">
        <w:t>Utförande</w:t>
      </w:r>
    </w:p>
    <w:p w14:paraId="40198F38" w14:textId="77777777" w:rsidR="00F27515" w:rsidRPr="001446D8" w:rsidRDefault="00F27515" w:rsidP="00B415FD">
      <w:pPr>
        <w:pStyle w:val="Heading3"/>
      </w:pPr>
      <w:r w:rsidRPr="001446D8">
        <w:t>A/D-omvandlare</w:t>
      </w:r>
    </w:p>
    <w:p w14:paraId="33935894" w14:textId="19D1A080" w:rsidR="00A4799C" w:rsidRDefault="00F27515" w:rsidP="00A4799C">
      <w:pPr>
        <w:spacing w:line="240" w:lineRule="atLeast"/>
        <w:rPr>
          <w:sz w:val="24"/>
        </w:rPr>
      </w:pPr>
      <w:r w:rsidRPr="001446D8">
        <w:rPr>
          <w:sz w:val="24"/>
        </w:rPr>
        <w:t xml:space="preserve">Koppla upp konstruktionen av operationsförstärkare och </w:t>
      </w:r>
      <w:proofErr w:type="spellStart"/>
      <w:r w:rsidRPr="001446D8">
        <w:rPr>
          <w:sz w:val="24"/>
        </w:rPr>
        <w:t>komparator</w:t>
      </w:r>
      <w:proofErr w:type="spellEnd"/>
      <w:r w:rsidRPr="001446D8">
        <w:rPr>
          <w:sz w:val="24"/>
        </w:rPr>
        <w:t xml:space="preserve"> på </w:t>
      </w:r>
      <w:proofErr w:type="spellStart"/>
      <w:r w:rsidRPr="001446D8">
        <w:rPr>
          <w:sz w:val="24"/>
        </w:rPr>
        <w:t>labplattan</w:t>
      </w:r>
      <w:proofErr w:type="spellEnd"/>
      <w:r w:rsidRPr="001446D8">
        <w:rPr>
          <w:sz w:val="24"/>
        </w:rPr>
        <w:t xml:space="preserve"> och anslut ma</w:t>
      </w:r>
      <w:r w:rsidR="00A4799C">
        <w:rPr>
          <w:sz w:val="24"/>
        </w:rPr>
        <w:t>tningsspänningar ±15V och</w:t>
      </w:r>
      <w:r w:rsidRPr="001446D8">
        <w:rPr>
          <w:sz w:val="24"/>
        </w:rPr>
        <w:t xml:space="preserve"> 5V. </w:t>
      </w:r>
      <w:r w:rsidR="00A4799C">
        <w:rPr>
          <w:sz w:val="24"/>
        </w:rPr>
        <w:t>Anslut en vågformsgenerator till den</w:t>
      </w:r>
      <w:r w:rsidRPr="001446D8">
        <w:rPr>
          <w:sz w:val="24"/>
        </w:rPr>
        <w:t xml:space="preserve"> analog</w:t>
      </w:r>
      <w:r w:rsidR="00A4799C">
        <w:rPr>
          <w:sz w:val="24"/>
        </w:rPr>
        <w:t>a insignalen</w:t>
      </w:r>
      <w:r w:rsidRPr="001446D8">
        <w:rPr>
          <w:sz w:val="24"/>
        </w:rPr>
        <w:t xml:space="preserve"> </w:t>
      </w:r>
      <w:r w:rsidR="00A4799C">
        <w:rPr>
          <w:sz w:val="24"/>
        </w:rPr>
        <w:t>och konfigurera den till att generera en DC-spänning. Öka långsamt spänningen från 0 till 10 V och observera hur LED-displayen förändras. Fungerar A/D-omvandlaren som den skall?</w:t>
      </w:r>
    </w:p>
    <w:p w14:paraId="7D44A280" w14:textId="77777777" w:rsidR="00F27515" w:rsidRPr="001446D8" w:rsidRDefault="00F27515" w:rsidP="00F27515">
      <w:pPr>
        <w:spacing w:line="240" w:lineRule="atLeast"/>
        <w:rPr>
          <w:sz w:val="24"/>
        </w:rPr>
      </w:pPr>
    </w:p>
    <w:p w14:paraId="4D1B07A7" w14:textId="576B8A82" w:rsidR="00F27515" w:rsidRDefault="00A4799C" w:rsidP="00F27515">
      <w:pPr>
        <w:spacing w:line="240" w:lineRule="atLeast"/>
        <w:rPr>
          <w:sz w:val="24"/>
        </w:rPr>
      </w:pPr>
      <w:r>
        <w:rPr>
          <w:sz w:val="24"/>
        </w:rPr>
        <w:t xml:space="preserve">Sätt insignalen på 5V. Det teoretiskt </w:t>
      </w:r>
      <w:r w:rsidR="00F27515" w:rsidRPr="001446D8">
        <w:rPr>
          <w:sz w:val="24"/>
        </w:rPr>
        <w:t>förväntade digitala ordet från A/D-omvandlaren är</w:t>
      </w:r>
      <w:r>
        <w:rPr>
          <w:sz w:val="24"/>
        </w:rPr>
        <w:br/>
      </w:r>
      <w:r>
        <w:rPr>
          <w:sz w:val="24"/>
        </w:rPr>
        <w:br/>
      </w:r>
      <w:r w:rsidR="00F27515" w:rsidRPr="001446D8">
        <w:rPr>
          <w:sz w:val="24"/>
        </w:rPr>
        <w:t xml:space="preserve"> ……………………………</w:t>
      </w:r>
      <w:r>
        <w:rPr>
          <w:sz w:val="24"/>
        </w:rPr>
        <w:t xml:space="preserve"> och det uppmätta ordet är …………………………..</w:t>
      </w:r>
    </w:p>
    <w:p w14:paraId="53AD7797" w14:textId="77777777" w:rsidR="00A4799C" w:rsidRPr="001446D8" w:rsidRDefault="00A4799C" w:rsidP="00F27515">
      <w:pPr>
        <w:spacing w:line="240" w:lineRule="atLeast"/>
        <w:rPr>
          <w:sz w:val="24"/>
        </w:rPr>
      </w:pPr>
    </w:p>
    <w:p w14:paraId="19815354" w14:textId="2A21CF51" w:rsidR="00687695" w:rsidRPr="007A69ED" w:rsidRDefault="00F27515" w:rsidP="00F27515">
      <w:pPr>
        <w:spacing w:line="240" w:lineRule="atLeast"/>
        <w:rPr>
          <w:sz w:val="24"/>
          <w:lang w:val="en-US"/>
        </w:rPr>
      </w:pPr>
      <w:r w:rsidRPr="001446D8">
        <w:rPr>
          <w:sz w:val="24"/>
        </w:rPr>
        <w:lastRenderedPageBreak/>
        <w:t>Koppla ihop utgången</w:t>
      </w:r>
      <w:r w:rsidR="00687695">
        <w:rPr>
          <w:sz w:val="24"/>
        </w:rPr>
        <w:t xml:space="preserve"> </w:t>
      </w:r>
      <w:r w:rsidR="005B223F">
        <w:rPr>
          <w:position w:val="-6"/>
          <w:sz w:val="24"/>
        </w:rPr>
        <w:pict w14:anchorId="683B5993">
          <v:shape id="_x0000_i1033" type="#_x0000_t75" style="width:22.1pt;height:17.1pt">
            <v:imagedata r:id="rId36" o:title=""/>
          </v:shape>
        </w:pict>
      </w:r>
      <w:r w:rsidRPr="001446D8">
        <w:rPr>
          <w:sz w:val="24"/>
        </w:rPr>
        <w:t xml:space="preserve"> med startingången </w:t>
      </w:r>
      <w:r w:rsidR="005B223F">
        <w:rPr>
          <w:position w:val="-6"/>
          <w:sz w:val="24"/>
        </w:rPr>
        <w:pict w14:anchorId="47E8466D">
          <v:shape id="_x0000_i1034" type="#_x0000_t75" style="width:10pt;height:17.1pt">
            <v:imagedata r:id="rId37" o:title=""/>
          </v:shape>
        </w:pict>
      </w:r>
      <w:r w:rsidR="00687695">
        <w:rPr>
          <w:sz w:val="24"/>
        </w:rPr>
        <w:t xml:space="preserve">. Studera </w:t>
      </w:r>
      <w:r w:rsidR="005B223F">
        <w:rPr>
          <w:position w:val="-6"/>
          <w:sz w:val="24"/>
        </w:rPr>
        <w:pict w14:anchorId="33083DE7">
          <v:shape id="_x0000_i1035" type="#_x0000_t75" style="width:22.1pt;height:17.1pt">
            <v:imagedata r:id="rId38" o:title=""/>
          </v:shape>
        </w:pict>
      </w:r>
      <w:r w:rsidR="00A4799C">
        <w:rPr>
          <w:sz w:val="24"/>
        </w:rPr>
        <w:t xml:space="preserve"> och V–</w:t>
      </w:r>
      <w:r w:rsidR="00687695">
        <w:rPr>
          <w:sz w:val="24"/>
        </w:rPr>
        <w:t>, en på varje kanal</w:t>
      </w:r>
      <w:r w:rsidR="00A4799C">
        <w:rPr>
          <w:sz w:val="24"/>
        </w:rPr>
        <w:t xml:space="preserve">. Använd </w:t>
      </w:r>
      <w:r w:rsidR="005B223F">
        <w:rPr>
          <w:position w:val="-6"/>
          <w:sz w:val="24"/>
        </w:rPr>
        <w:pict w14:anchorId="4ED4C00B">
          <v:shape id="_x0000_i1036" type="#_x0000_t75" style="width:22.1pt;height:17.1pt">
            <v:imagedata r:id="rId39" o:title=""/>
          </v:shape>
        </w:pict>
      </w:r>
      <w:r w:rsidR="00A4799C">
        <w:rPr>
          <w:position w:val="-6"/>
          <w:sz w:val="24"/>
        </w:rPr>
        <w:t xml:space="preserve"> </w:t>
      </w:r>
      <w:r w:rsidR="00A4799C">
        <w:rPr>
          <w:sz w:val="24"/>
        </w:rPr>
        <w:t>som triggsignal för oscilloskopet.</w:t>
      </w:r>
      <w:r w:rsidR="00687695">
        <w:rPr>
          <w:sz w:val="24"/>
        </w:rPr>
        <w:t xml:space="preserve"> </w:t>
      </w:r>
      <w:proofErr w:type="spellStart"/>
      <w:r w:rsidR="00687695" w:rsidRPr="007A69ED">
        <w:rPr>
          <w:sz w:val="24"/>
          <w:lang w:val="en-US"/>
        </w:rPr>
        <w:t>Studera</w:t>
      </w:r>
      <w:proofErr w:type="spellEnd"/>
      <w:r w:rsidR="00687695" w:rsidRPr="007A69ED">
        <w:rPr>
          <w:sz w:val="24"/>
          <w:lang w:val="en-US"/>
        </w:rPr>
        <w:t xml:space="preserve"> </w:t>
      </w:r>
      <w:proofErr w:type="spellStart"/>
      <w:r w:rsidR="00687695" w:rsidRPr="007A69ED">
        <w:rPr>
          <w:sz w:val="24"/>
          <w:lang w:val="en-US"/>
        </w:rPr>
        <w:t>därefter</w:t>
      </w:r>
      <w:proofErr w:type="spellEnd"/>
      <w:r w:rsidR="00687695" w:rsidRPr="007A69ED">
        <w:rPr>
          <w:sz w:val="24"/>
          <w:lang w:val="en-US"/>
        </w:rPr>
        <w:t xml:space="preserve"> </w:t>
      </w:r>
      <w:r w:rsidR="005B223F">
        <w:rPr>
          <w:position w:val="-6"/>
          <w:sz w:val="24"/>
        </w:rPr>
        <w:pict w14:anchorId="31B2424C">
          <v:shape id="_x0000_i1037" type="#_x0000_t75" style="width:22.1pt;height:17.1pt">
            <v:imagedata r:id="rId40" o:title=""/>
          </v:shape>
        </w:pict>
      </w:r>
      <w:r w:rsidR="00687695" w:rsidRPr="007A69ED">
        <w:rPr>
          <w:sz w:val="24"/>
          <w:lang w:val="en-US"/>
        </w:rPr>
        <w:t xml:space="preserve"> </w:t>
      </w:r>
      <w:proofErr w:type="spellStart"/>
      <w:r w:rsidR="00687695" w:rsidRPr="007A69ED">
        <w:rPr>
          <w:sz w:val="24"/>
          <w:lang w:val="en-US"/>
        </w:rPr>
        <w:t>och</w:t>
      </w:r>
      <w:proofErr w:type="spellEnd"/>
      <w:r w:rsidR="00687695" w:rsidRPr="007A69ED">
        <w:rPr>
          <w:sz w:val="24"/>
          <w:lang w:val="en-US"/>
        </w:rPr>
        <w:t xml:space="preserve"> </w:t>
      </w:r>
      <w:proofErr w:type="spellStart"/>
      <w:r w:rsidR="00687695" w:rsidRPr="00D66843">
        <w:rPr>
          <w:i/>
          <w:sz w:val="24"/>
          <w:lang w:val="en-US"/>
          <w:rPrChange w:id="324" w:author="Erik Agrell" w:date="2015-12-13T21:53:00Z">
            <w:rPr>
              <w:sz w:val="24"/>
              <w:lang w:val="en-US"/>
            </w:rPr>
          </w:rPrChange>
        </w:rPr>
        <w:t>D</w:t>
      </w:r>
      <w:ins w:id="325" w:author="Erik Agrell" w:date="2015-12-13T21:53:00Z">
        <w:r w:rsidR="00D66843" w:rsidRPr="00D66843">
          <w:rPr>
            <w:sz w:val="24"/>
            <w:vertAlign w:val="subscript"/>
            <w:lang w:val="en-US"/>
            <w:rPrChange w:id="326" w:author="Erik Agrell" w:date="2015-12-13T21:53:00Z">
              <w:rPr>
                <w:sz w:val="24"/>
                <w:lang w:val="en-US"/>
              </w:rPr>
            </w:rPrChange>
          </w:rPr>
          <w:t>Tx</w:t>
        </w:r>
      </w:ins>
      <w:proofErr w:type="spellEnd"/>
      <w:del w:id="327" w:author="Erik Agrell" w:date="2015-12-13T21:53:00Z">
        <w:r w:rsidR="00687695" w:rsidRPr="007A69ED" w:rsidDel="00D66843">
          <w:rPr>
            <w:sz w:val="24"/>
            <w:lang w:val="en-US"/>
          </w:rPr>
          <w:delText>o</w:delText>
        </w:r>
      </w:del>
      <w:r w:rsidR="00687695" w:rsidRPr="007A69ED">
        <w:rPr>
          <w:sz w:val="24"/>
          <w:lang w:val="en-US"/>
        </w:rPr>
        <w:t xml:space="preserve">, </w:t>
      </w:r>
      <w:proofErr w:type="spellStart"/>
      <w:r w:rsidR="00687695" w:rsidRPr="007A69ED">
        <w:rPr>
          <w:sz w:val="24"/>
          <w:lang w:val="en-US"/>
        </w:rPr>
        <w:t>fortfarande</w:t>
      </w:r>
      <w:proofErr w:type="spellEnd"/>
      <w:r w:rsidR="00687695" w:rsidRPr="007A69ED">
        <w:rPr>
          <w:sz w:val="24"/>
          <w:lang w:val="en-US"/>
        </w:rPr>
        <w:t xml:space="preserve"> med </w:t>
      </w:r>
      <w:proofErr w:type="spellStart"/>
      <w:r w:rsidR="00687695" w:rsidRPr="007A69ED">
        <w:rPr>
          <w:sz w:val="24"/>
          <w:lang w:val="en-US"/>
        </w:rPr>
        <w:t>triggning</w:t>
      </w:r>
      <w:proofErr w:type="spellEnd"/>
      <w:r w:rsidR="00687695" w:rsidRPr="007A69ED">
        <w:rPr>
          <w:sz w:val="24"/>
          <w:lang w:val="en-US"/>
        </w:rPr>
        <w:t xml:space="preserve"> </w:t>
      </w:r>
      <w:proofErr w:type="spellStart"/>
      <w:r w:rsidR="00687695" w:rsidRPr="007A69ED">
        <w:rPr>
          <w:sz w:val="24"/>
          <w:lang w:val="en-US"/>
        </w:rPr>
        <w:t>på</w:t>
      </w:r>
      <w:proofErr w:type="spellEnd"/>
      <w:r w:rsidR="00687695" w:rsidRPr="007A69ED">
        <w:rPr>
          <w:sz w:val="24"/>
          <w:lang w:val="en-US"/>
        </w:rPr>
        <w:t xml:space="preserve"> </w:t>
      </w:r>
      <w:r w:rsidR="005B223F">
        <w:rPr>
          <w:position w:val="-6"/>
          <w:sz w:val="24"/>
        </w:rPr>
        <w:pict w14:anchorId="20344A10">
          <v:shape id="_x0000_i1038" type="#_x0000_t75" style="width:22.1pt;height:17.1pt">
            <v:imagedata r:id="rId41" o:title=""/>
          </v:shape>
        </w:pict>
      </w:r>
      <w:r w:rsidR="00687695" w:rsidRPr="007A69ED">
        <w:rPr>
          <w:sz w:val="24"/>
          <w:lang w:val="en-US"/>
        </w:rPr>
        <w:t xml:space="preserve">. </w:t>
      </w:r>
      <w:ins w:id="328" w:author="Cristian Bogdan Czegledi" w:date="2015-10-28T16:08:00Z">
        <w:r w:rsidR="00362552" w:rsidRPr="007A69ED">
          <w:rPr>
            <w:sz w:val="24"/>
            <w:lang w:val="en-US"/>
          </w:rPr>
          <w:t xml:space="preserve">Now </w:t>
        </w:r>
      </w:ins>
      <w:del w:id="329" w:author="Cristian Bogdan Czegledi" w:date="2015-10-28T16:08:00Z">
        <w:r w:rsidR="00687695" w:rsidRPr="007A69ED" w:rsidDel="00362552">
          <w:rPr>
            <w:sz w:val="24"/>
            <w:lang w:val="en-US"/>
          </w:rPr>
          <w:delText xml:space="preserve">Rita tidsdiagram för </w:delText>
        </w:r>
        <w:r w:rsidR="005B223F">
          <w:rPr>
            <w:position w:val="-6"/>
            <w:sz w:val="24"/>
          </w:rPr>
          <w:pict w14:anchorId="6BB9FF75">
            <v:shape id="_x0000_i1039" type="#_x0000_t75" style="width:22.1pt;height:17.1pt">
              <v:imagedata r:id="rId42" o:title=""/>
            </v:shape>
          </w:pict>
        </w:r>
        <w:r w:rsidR="00A4799C" w:rsidRPr="007A69ED" w:rsidDel="00362552">
          <w:rPr>
            <w:sz w:val="24"/>
            <w:lang w:val="en-US"/>
          </w:rPr>
          <w:delText>, V–</w:delText>
        </w:r>
        <w:r w:rsidR="00687695" w:rsidRPr="007A69ED" w:rsidDel="00362552">
          <w:rPr>
            <w:sz w:val="24"/>
            <w:lang w:val="en-US"/>
          </w:rPr>
          <w:delText xml:space="preserve"> och Do.</w:delText>
        </w:r>
      </w:del>
      <w:ins w:id="330" w:author="Cristian Bogdan Czegledi" w:date="2015-10-28T16:08:00Z">
        <w:r w:rsidR="00362552" w:rsidRPr="007A69ED">
          <w:rPr>
            <w:sz w:val="24"/>
            <w:lang w:val="en-US"/>
          </w:rPr>
          <w:t xml:space="preserve">study </w:t>
        </w:r>
      </w:ins>
      <w:ins w:id="331" w:author="Cristian Bogdan Czegledi" w:date="2015-10-28T16:07:00Z">
        <w:r w:rsidR="00362552" w:rsidRPr="007A69ED">
          <w:rPr>
            <w:sz w:val="24"/>
            <w:lang w:val="en-US"/>
          </w:rPr>
          <w:t xml:space="preserve"> </w:t>
        </w:r>
      </w:ins>
      <w:proofErr w:type="spellStart"/>
      <w:ins w:id="332" w:author="Cristian Bogdan Czegledi" w:date="2015-10-28T16:08:00Z">
        <w:r w:rsidR="00362552" w:rsidRPr="00D66843">
          <w:rPr>
            <w:i/>
            <w:sz w:val="24"/>
            <w:lang w:val="en-US"/>
            <w:rPrChange w:id="333" w:author="Erik Agrell" w:date="2015-12-13T21:54:00Z">
              <w:rPr>
                <w:sz w:val="24"/>
                <w:lang w:val="en-US"/>
              </w:rPr>
            </w:rPrChange>
          </w:rPr>
          <w:t>D</w:t>
        </w:r>
        <w:del w:id="334" w:author="Erik Agrell" w:date="2015-12-13T21:54:00Z">
          <w:r w:rsidR="00362552" w:rsidRPr="007A69ED" w:rsidDel="00D66843">
            <w:rPr>
              <w:sz w:val="24"/>
              <w:lang w:val="en-US"/>
            </w:rPr>
            <w:delText>o</w:delText>
          </w:r>
        </w:del>
      </w:ins>
      <w:ins w:id="335" w:author="Erik Agrell" w:date="2015-12-13T21:54:00Z">
        <w:r w:rsidR="00D66843" w:rsidRPr="00D66843">
          <w:rPr>
            <w:sz w:val="24"/>
            <w:vertAlign w:val="subscript"/>
            <w:lang w:val="en-US"/>
            <w:rPrChange w:id="336" w:author="Erik Agrell" w:date="2015-12-13T21:54:00Z">
              <w:rPr>
                <w:sz w:val="24"/>
                <w:lang w:val="en-US"/>
              </w:rPr>
            </w:rPrChange>
          </w:rPr>
          <w:t>Tx</w:t>
        </w:r>
      </w:ins>
      <w:proofErr w:type="spellEnd"/>
      <w:ins w:id="337" w:author="Cristian Bogdan Czegledi" w:date="2015-10-28T16:08:00Z">
        <w:r w:rsidR="00362552" w:rsidRPr="007A69ED">
          <w:rPr>
            <w:sz w:val="24"/>
            <w:lang w:val="en-US"/>
          </w:rPr>
          <w:t xml:space="preserve"> and V– triggering on </w:t>
        </w:r>
        <w:r w:rsidR="00362552">
          <w:rPr>
            <w:noProof/>
            <w:position w:val="-6"/>
            <w:sz w:val="24"/>
            <w:lang w:val="en-US"/>
            <w:rPrChange w:id="338" w:author="Unknown">
              <w:rPr>
                <w:noProof/>
                <w:lang w:val="en-US"/>
              </w:rPr>
            </w:rPrChange>
          </w:rPr>
          <w:drawing>
            <wp:inline distT="0" distB="0" distL="0" distR="0" wp14:anchorId="6A1E4949" wp14:editId="0848436D">
              <wp:extent cx="279400" cy="211455"/>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400" cy="211455"/>
                      </a:xfrm>
                      <a:prstGeom prst="rect">
                        <a:avLst/>
                      </a:prstGeom>
                      <a:noFill/>
                      <a:ln>
                        <a:noFill/>
                      </a:ln>
                    </pic:spPr>
                  </pic:pic>
                </a:graphicData>
              </a:graphic>
            </wp:inline>
          </w:drawing>
        </w:r>
        <w:r w:rsidR="00362552" w:rsidRPr="007A69ED">
          <w:rPr>
            <w:sz w:val="24"/>
            <w:lang w:val="en-US"/>
          </w:rPr>
          <w:t>.</w:t>
        </w:r>
      </w:ins>
      <w:ins w:id="339" w:author="liyan" w:date="2015-11-16T13:47:00Z">
        <w:r w:rsidR="007F2813">
          <w:rPr>
            <w:sz w:val="24"/>
            <w:lang w:val="en-US"/>
          </w:rPr>
          <w:t xml:space="preserve"> Take </w:t>
        </w:r>
        <w:r w:rsidR="007F2813" w:rsidRPr="00DB6888">
          <w:rPr>
            <w:sz w:val="24"/>
            <w:lang w:val="en-US"/>
          </w:rPr>
          <w:t>screen shot</w:t>
        </w:r>
      </w:ins>
      <w:ins w:id="340" w:author="liyan" w:date="2015-11-16T13:48:00Z">
        <w:r w:rsidR="007F2813">
          <w:rPr>
            <w:sz w:val="24"/>
            <w:lang w:val="en-US"/>
          </w:rPr>
          <w:t>s</w:t>
        </w:r>
      </w:ins>
      <w:ins w:id="341" w:author="liyan" w:date="2015-11-16T13:47:00Z">
        <w:r w:rsidR="007F2813" w:rsidRPr="00DB6888">
          <w:rPr>
            <w:sz w:val="24"/>
            <w:lang w:val="en-US"/>
          </w:rPr>
          <w:t xml:space="preserve"> or photo</w:t>
        </w:r>
      </w:ins>
      <w:ins w:id="342" w:author="liyan" w:date="2015-11-16T13:48:00Z">
        <w:r w:rsidR="007F2813">
          <w:rPr>
            <w:sz w:val="24"/>
            <w:lang w:val="en-US"/>
          </w:rPr>
          <w:t>s</w:t>
        </w:r>
      </w:ins>
      <w:ins w:id="343" w:author="liyan" w:date="2015-11-16T13:47:00Z">
        <w:r w:rsidR="007F2813" w:rsidRPr="00DB6888">
          <w:rPr>
            <w:sz w:val="24"/>
            <w:lang w:val="en-US"/>
          </w:rPr>
          <w:t xml:space="preserve"> of the </w:t>
        </w:r>
        <w:r w:rsidR="007F2813">
          <w:rPr>
            <w:sz w:val="24"/>
            <w:lang w:val="en-US"/>
          </w:rPr>
          <w:t xml:space="preserve">waveforms on the </w:t>
        </w:r>
        <w:r w:rsidR="007F2813" w:rsidRPr="00DB6888">
          <w:rPr>
            <w:sz w:val="24"/>
            <w:lang w:val="en-US"/>
          </w:rPr>
          <w:t>oscilloscope</w:t>
        </w:r>
      </w:ins>
      <w:ins w:id="344" w:author="liyan" w:date="2015-11-16T13:48:00Z">
        <w:r w:rsidR="007F2813">
          <w:rPr>
            <w:sz w:val="24"/>
            <w:lang w:val="en-US"/>
          </w:rPr>
          <w:t xml:space="preserve"> (</w:t>
        </w:r>
      </w:ins>
      <w:ins w:id="345" w:author="liyan" w:date="2015-11-16T13:49:00Z">
        <w:r w:rsidR="007F2813">
          <w:rPr>
            <w:sz w:val="24"/>
            <w:lang w:val="en-US"/>
          </w:rPr>
          <w:t xml:space="preserve">i.e., </w:t>
        </w:r>
      </w:ins>
      <w:ins w:id="346" w:author="liyan" w:date="2015-11-16T13:48:00Z">
        <w:r w:rsidR="007F2813">
          <w:rPr>
            <w:noProof/>
            <w:position w:val="-6"/>
            <w:sz w:val="24"/>
            <w:lang w:val="en-US"/>
            <w:rPrChange w:id="347" w:author="Unknown">
              <w:rPr>
                <w:noProof/>
                <w:lang w:val="en-US"/>
              </w:rPr>
            </w:rPrChange>
          </w:rPr>
          <w:drawing>
            <wp:inline distT="0" distB="0" distL="0" distR="0" wp14:anchorId="15C6B9CD" wp14:editId="2B658E86">
              <wp:extent cx="285115" cy="21209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115" cy="212090"/>
                      </a:xfrm>
                      <a:prstGeom prst="rect">
                        <a:avLst/>
                      </a:prstGeom>
                      <a:noFill/>
                      <a:ln>
                        <a:noFill/>
                      </a:ln>
                    </pic:spPr>
                  </pic:pic>
                </a:graphicData>
              </a:graphic>
            </wp:inline>
          </w:drawing>
        </w:r>
        <w:r w:rsidR="007F2813">
          <w:rPr>
            <w:sz w:val="24"/>
            <w:lang w:val="en-US"/>
          </w:rPr>
          <w:t xml:space="preserve">and </w:t>
        </w:r>
        <w:r w:rsidR="007F2813">
          <w:rPr>
            <w:noProof/>
            <w:position w:val="-6"/>
            <w:sz w:val="24"/>
            <w:lang w:val="en-US"/>
            <w:rPrChange w:id="348" w:author="Unknown">
              <w:rPr>
                <w:noProof/>
                <w:lang w:val="en-US"/>
              </w:rPr>
            </w:rPrChange>
          </w:rPr>
          <w:drawing>
            <wp:inline distT="0" distB="0" distL="0" distR="0" wp14:anchorId="52F6F16E" wp14:editId="2DC3351C">
              <wp:extent cx="124460" cy="21209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460" cy="212090"/>
                      </a:xfrm>
                      <a:prstGeom prst="rect">
                        <a:avLst/>
                      </a:prstGeom>
                      <a:noFill/>
                      <a:ln>
                        <a:noFill/>
                      </a:ln>
                    </pic:spPr>
                  </pic:pic>
                </a:graphicData>
              </a:graphic>
            </wp:inline>
          </w:drawing>
        </w:r>
        <w:r w:rsidR="007F2813">
          <w:rPr>
            <w:sz w:val="24"/>
            <w:lang w:val="en-US"/>
          </w:rPr>
          <w:t xml:space="preserve">, </w:t>
        </w:r>
        <w:r w:rsidR="007F2813">
          <w:rPr>
            <w:noProof/>
            <w:position w:val="-6"/>
            <w:sz w:val="24"/>
            <w:lang w:val="en-US"/>
            <w:rPrChange w:id="349" w:author="Unknown">
              <w:rPr>
                <w:noProof/>
                <w:lang w:val="en-US"/>
              </w:rPr>
            </w:rPrChange>
          </w:rPr>
          <w:drawing>
            <wp:inline distT="0" distB="0" distL="0" distR="0" wp14:anchorId="6354479A" wp14:editId="0BD9800E">
              <wp:extent cx="285115" cy="21209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115" cy="212090"/>
                      </a:xfrm>
                      <a:prstGeom prst="rect">
                        <a:avLst/>
                      </a:prstGeom>
                      <a:noFill/>
                      <a:ln>
                        <a:noFill/>
                      </a:ln>
                    </pic:spPr>
                  </pic:pic>
                </a:graphicData>
              </a:graphic>
            </wp:inline>
          </w:drawing>
        </w:r>
        <w:r w:rsidR="007F2813">
          <w:rPr>
            <w:sz w:val="24"/>
            <w:lang w:val="en-US"/>
          </w:rPr>
          <w:t xml:space="preserve"> and </w:t>
        </w:r>
        <w:proofErr w:type="spellStart"/>
        <w:r w:rsidR="007F2813" w:rsidRPr="00D66843">
          <w:rPr>
            <w:i/>
            <w:sz w:val="24"/>
            <w:lang w:val="en-US"/>
            <w:rPrChange w:id="350" w:author="Erik Agrell" w:date="2015-12-13T21:54:00Z">
              <w:rPr>
                <w:sz w:val="24"/>
                <w:lang w:val="en-US"/>
              </w:rPr>
            </w:rPrChange>
          </w:rPr>
          <w:t>D</w:t>
        </w:r>
        <w:del w:id="351" w:author="Erik Agrell" w:date="2015-12-13T21:54:00Z">
          <w:r w:rsidR="007F2813" w:rsidRPr="00DB6888" w:rsidDel="00D66843">
            <w:rPr>
              <w:sz w:val="24"/>
              <w:lang w:val="en-US"/>
            </w:rPr>
            <w:delText>o</w:delText>
          </w:r>
        </w:del>
      </w:ins>
      <w:ins w:id="352" w:author="Erik Agrell" w:date="2015-12-13T21:54:00Z">
        <w:r w:rsidR="00D66843" w:rsidRPr="00D66843">
          <w:rPr>
            <w:sz w:val="24"/>
            <w:vertAlign w:val="subscript"/>
            <w:lang w:val="en-US"/>
            <w:rPrChange w:id="353" w:author="Erik Agrell" w:date="2015-12-13T21:54:00Z">
              <w:rPr>
                <w:sz w:val="24"/>
                <w:lang w:val="en-US"/>
              </w:rPr>
            </w:rPrChange>
          </w:rPr>
          <w:t>Tx</w:t>
        </w:r>
      </w:ins>
      <w:proofErr w:type="spellEnd"/>
      <w:ins w:id="354" w:author="liyan" w:date="2015-11-16T13:48:00Z">
        <w:r w:rsidR="007F2813">
          <w:rPr>
            <w:sz w:val="24"/>
            <w:lang w:val="en-US"/>
          </w:rPr>
          <w:t xml:space="preserve">, and </w:t>
        </w:r>
        <w:proofErr w:type="spellStart"/>
        <w:r w:rsidR="007F2813" w:rsidRPr="00D66843">
          <w:rPr>
            <w:i/>
            <w:sz w:val="24"/>
            <w:lang w:val="en-US"/>
            <w:rPrChange w:id="355" w:author="Erik Agrell" w:date="2015-12-13T21:54:00Z">
              <w:rPr>
                <w:sz w:val="24"/>
                <w:lang w:val="en-US"/>
              </w:rPr>
            </w:rPrChange>
          </w:rPr>
          <w:t>D</w:t>
        </w:r>
        <w:del w:id="356" w:author="Erik Agrell" w:date="2015-12-13T21:54:00Z">
          <w:r w:rsidR="007F2813" w:rsidRPr="00DB6888" w:rsidDel="00D66843">
            <w:rPr>
              <w:sz w:val="24"/>
              <w:lang w:val="en-US"/>
            </w:rPr>
            <w:delText>o</w:delText>
          </w:r>
        </w:del>
      </w:ins>
      <w:ins w:id="357" w:author="Erik Agrell" w:date="2015-12-13T21:54:00Z">
        <w:r w:rsidR="00D66843" w:rsidRPr="00D66843">
          <w:rPr>
            <w:sz w:val="24"/>
            <w:vertAlign w:val="subscript"/>
            <w:lang w:val="en-US"/>
            <w:rPrChange w:id="358" w:author="Erik Agrell" w:date="2015-12-13T21:54:00Z">
              <w:rPr>
                <w:sz w:val="24"/>
                <w:lang w:val="en-US"/>
              </w:rPr>
            </w:rPrChange>
          </w:rPr>
          <w:t>Tx</w:t>
        </w:r>
      </w:ins>
      <w:proofErr w:type="spellEnd"/>
      <w:ins w:id="359" w:author="liyan" w:date="2015-11-16T13:48:00Z">
        <w:r w:rsidR="007F2813" w:rsidRPr="00DB6888">
          <w:rPr>
            <w:sz w:val="24"/>
            <w:lang w:val="en-US"/>
          </w:rPr>
          <w:t xml:space="preserve"> and V–</w:t>
        </w:r>
        <w:r w:rsidR="007F2813">
          <w:rPr>
            <w:sz w:val="24"/>
            <w:lang w:val="en-US"/>
          </w:rPr>
          <w:t>)</w:t>
        </w:r>
      </w:ins>
      <w:ins w:id="360" w:author="liyan" w:date="2015-11-16T13:47:00Z">
        <w:r w:rsidR="007F2813">
          <w:rPr>
            <w:sz w:val="24"/>
            <w:lang w:val="en-US"/>
          </w:rPr>
          <w:t>.</w:t>
        </w:r>
      </w:ins>
    </w:p>
    <w:p w14:paraId="4FF05B9A" w14:textId="77777777" w:rsidR="00F27515" w:rsidRPr="007A69ED" w:rsidRDefault="00F27515" w:rsidP="00F27515">
      <w:pPr>
        <w:spacing w:line="240" w:lineRule="atLeast"/>
        <w:rPr>
          <w:sz w:val="24"/>
          <w:lang w:val="en-US"/>
        </w:rPr>
      </w:pPr>
    </w:p>
    <w:p w14:paraId="52F70E2B" w14:textId="5B5C0E05" w:rsidR="00F27515" w:rsidRPr="001446D8" w:rsidRDefault="00F27515" w:rsidP="00F27515">
      <w:pPr>
        <w:spacing w:line="240" w:lineRule="atLeast"/>
        <w:rPr>
          <w:sz w:val="24"/>
        </w:rPr>
      </w:pPr>
      <w:r w:rsidRPr="001446D8">
        <w:rPr>
          <w:sz w:val="24"/>
        </w:rPr>
        <w:t xml:space="preserve">Studera tidsfördröjningen på datautgången </w:t>
      </w:r>
      <w:r w:rsidR="00A4799C">
        <w:rPr>
          <w:sz w:val="24"/>
        </w:rPr>
        <w:t>D</w:t>
      </w:r>
      <w:r w:rsidRPr="001446D8">
        <w:rPr>
          <w:sz w:val="24"/>
        </w:rPr>
        <w:t xml:space="preserve"> jämfört med klocksignalen</w:t>
      </w:r>
      <w:r w:rsidR="00A4799C">
        <w:rPr>
          <w:sz w:val="24"/>
        </w:rPr>
        <w:t xml:space="preserve"> CP1</w:t>
      </w:r>
      <w:r w:rsidRPr="001446D8">
        <w:rPr>
          <w:sz w:val="24"/>
        </w:rPr>
        <w:t>.</w:t>
      </w:r>
      <w:ins w:id="361" w:author="liyan" w:date="2015-11-16T13:49:00Z">
        <w:r w:rsidR="001C2CE4">
          <w:rPr>
            <w:sz w:val="24"/>
          </w:rPr>
          <w:t xml:space="preserve"> </w:t>
        </w:r>
        <w:proofErr w:type="spellStart"/>
        <w:r w:rsidR="001C2CE4">
          <w:rPr>
            <w:sz w:val="24"/>
          </w:rPr>
          <w:t>Take</w:t>
        </w:r>
        <w:proofErr w:type="spellEnd"/>
        <w:r w:rsidR="001C2CE4">
          <w:rPr>
            <w:sz w:val="24"/>
          </w:rPr>
          <w:t xml:space="preserve"> </w:t>
        </w:r>
        <w:proofErr w:type="spellStart"/>
        <w:r w:rsidR="001C2CE4">
          <w:rPr>
            <w:sz w:val="24"/>
          </w:rPr>
          <w:t>screen</w:t>
        </w:r>
        <w:proofErr w:type="spellEnd"/>
        <w:r w:rsidR="001C2CE4">
          <w:rPr>
            <w:sz w:val="24"/>
          </w:rPr>
          <w:t xml:space="preserve"> </w:t>
        </w:r>
        <w:proofErr w:type="spellStart"/>
        <w:r w:rsidR="001C2CE4">
          <w:rPr>
            <w:sz w:val="24"/>
          </w:rPr>
          <w:t>shots</w:t>
        </w:r>
        <w:proofErr w:type="spellEnd"/>
        <w:r w:rsidR="001C2CE4">
          <w:rPr>
            <w:sz w:val="24"/>
          </w:rPr>
          <w:t xml:space="preserve"> or </w:t>
        </w:r>
        <w:proofErr w:type="spellStart"/>
        <w:r w:rsidR="001C2CE4">
          <w:rPr>
            <w:sz w:val="24"/>
          </w:rPr>
          <w:t>photos</w:t>
        </w:r>
        <w:proofErr w:type="spellEnd"/>
        <w:r w:rsidR="001C2CE4">
          <w:rPr>
            <w:sz w:val="24"/>
          </w:rPr>
          <w:t xml:space="preserve"> </w:t>
        </w:r>
        <w:proofErr w:type="spellStart"/>
        <w:r w:rsidR="001C2CE4">
          <w:rPr>
            <w:sz w:val="24"/>
          </w:rPr>
          <w:t>of</w:t>
        </w:r>
        <w:proofErr w:type="spellEnd"/>
        <w:r w:rsidR="001C2CE4">
          <w:rPr>
            <w:sz w:val="24"/>
          </w:rPr>
          <w:t xml:space="preserve"> the </w:t>
        </w:r>
        <w:proofErr w:type="spellStart"/>
        <w:r w:rsidR="001C2CE4">
          <w:rPr>
            <w:sz w:val="24"/>
          </w:rPr>
          <w:t>measured</w:t>
        </w:r>
        <w:proofErr w:type="spellEnd"/>
        <w:r w:rsidR="001C2CE4">
          <w:rPr>
            <w:sz w:val="24"/>
          </w:rPr>
          <w:t xml:space="preserve"> </w:t>
        </w:r>
        <w:proofErr w:type="spellStart"/>
        <w:r w:rsidR="001C2CE4">
          <w:rPr>
            <w:sz w:val="24"/>
          </w:rPr>
          <w:t>waveform</w:t>
        </w:r>
        <w:proofErr w:type="spellEnd"/>
        <w:r w:rsidR="001C2CE4">
          <w:rPr>
            <w:sz w:val="24"/>
          </w:rPr>
          <w:t>.</w:t>
        </w:r>
        <w:r w:rsidR="003E5998">
          <w:rPr>
            <w:sz w:val="24"/>
          </w:rPr>
          <w:t xml:space="preserve"> </w:t>
        </w:r>
      </w:ins>
    </w:p>
    <w:p w14:paraId="6AE75EAF" w14:textId="77777777" w:rsidR="00F27515" w:rsidRPr="001446D8" w:rsidRDefault="00F27515" w:rsidP="00F27515">
      <w:pPr>
        <w:spacing w:line="240" w:lineRule="atLeast"/>
        <w:rPr>
          <w:sz w:val="24"/>
        </w:rPr>
      </w:pPr>
    </w:p>
    <w:p w14:paraId="49286253" w14:textId="77777777" w:rsidR="00F27515" w:rsidRPr="001446D8" w:rsidRDefault="00F27515" w:rsidP="00F27515">
      <w:pPr>
        <w:spacing w:line="240" w:lineRule="atLeast"/>
        <w:rPr>
          <w:sz w:val="24"/>
        </w:rPr>
      </w:pPr>
      <w:r w:rsidRPr="001446D8">
        <w:rPr>
          <w:sz w:val="24"/>
        </w:rPr>
        <w:t>Uppmätt tidsfördröjning för dataingången: ……………….. µs</w:t>
      </w:r>
    </w:p>
    <w:p w14:paraId="2D50E2A5" w14:textId="16FE1F6E" w:rsidR="00F27515" w:rsidRDefault="00F27515" w:rsidP="00F27515">
      <w:pPr>
        <w:spacing w:line="240" w:lineRule="atLeast"/>
        <w:rPr>
          <w:sz w:val="24"/>
        </w:rPr>
      </w:pPr>
    </w:p>
    <w:p w14:paraId="74EE467A" w14:textId="58212EC8" w:rsidR="00A4799C" w:rsidRDefault="00A4799C" w:rsidP="00F27515">
      <w:pPr>
        <w:spacing w:line="240" w:lineRule="atLeast"/>
        <w:rPr>
          <w:sz w:val="24"/>
        </w:rPr>
      </w:pPr>
      <w:r>
        <w:rPr>
          <w:sz w:val="24"/>
        </w:rPr>
        <w:t xml:space="preserve">Baserat på denna fördröjning, hur många sampel per sekund kan A/D-omvandlaren </w:t>
      </w:r>
    </w:p>
    <w:p w14:paraId="0A5BE22D" w14:textId="77777777" w:rsidR="00A4799C" w:rsidRDefault="00A4799C" w:rsidP="00F27515">
      <w:pPr>
        <w:spacing w:line="240" w:lineRule="atLeast"/>
        <w:rPr>
          <w:sz w:val="24"/>
        </w:rPr>
      </w:pPr>
    </w:p>
    <w:p w14:paraId="78B19CA6" w14:textId="77777777" w:rsidR="006670A2" w:rsidRDefault="00A4799C" w:rsidP="00F27515">
      <w:pPr>
        <w:spacing w:line="240" w:lineRule="atLeast"/>
        <w:rPr>
          <w:sz w:val="24"/>
        </w:rPr>
      </w:pPr>
      <w:r>
        <w:rPr>
          <w:sz w:val="24"/>
        </w:rPr>
        <w:t xml:space="preserve">processa? ……………………….. Är denna hastighet tillräcklig för att </w:t>
      </w:r>
      <w:r w:rsidR="006670A2">
        <w:rPr>
          <w:sz w:val="24"/>
        </w:rPr>
        <w:t>att uppfylla</w:t>
      </w:r>
    </w:p>
    <w:p w14:paraId="5B2A525B" w14:textId="77777777" w:rsidR="006670A2" w:rsidRDefault="006670A2" w:rsidP="00F27515">
      <w:pPr>
        <w:spacing w:line="240" w:lineRule="atLeast"/>
        <w:rPr>
          <w:sz w:val="24"/>
        </w:rPr>
      </w:pPr>
    </w:p>
    <w:p w14:paraId="13139B47" w14:textId="2187ABF6" w:rsidR="00F27515" w:rsidRPr="001446D8" w:rsidRDefault="006670A2" w:rsidP="00F27515">
      <w:pPr>
        <w:spacing w:line="240" w:lineRule="atLeast"/>
        <w:rPr>
          <w:sz w:val="24"/>
        </w:rPr>
      </w:pPr>
      <w:r>
        <w:rPr>
          <w:sz w:val="24"/>
        </w:rPr>
        <w:t>ljudöverföringssystemets specifikationer</w:t>
      </w:r>
      <w:r w:rsidR="000948C7">
        <w:rPr>
          <w:sz w:val="24"/>
        </w:rPr>
        <w:t xml:space="preserve"> (sid 1)</w:t>
      </w:r>
      <w:r>
        <w:rPr>
          <w:sz w:val="24"/>
        </w:rPr>
        <w:t>? …………………………</w:t>
      </w:r>
    </w:p>
    <w:p w14:paraId="7238A345" w14:textId="2E086CBE" w:rsidR="00F27515" w:rsidRDefault="00687695" w:rsidP="00F27515">
      <w:pPr>
        <w:spacing w:line="240" w:lineRule="atLeast"/>
        <w:rPr>
          <w:sz w:val="24"/>
        </w:rPr>
      </w:pPr>
      <w:r w:rsidRPr="00C67CFC">
        <w:rPr>
          <w:noProof/>
          <w:sz w:val="24"/>
          <w:lang w:val="en-US"/>
        </w:rPr>
        <w:drawing>
          <wp:anchor distT="0" distB="0" distL="114300" distR="114300" simplePos="0" relativeHeight="251662848" behindDoc="0" locked="0" layoutInCell="1" allowOverlap="1" wp14:anchorId="2C2091EB" wp14:editId="14408E31">
            <wp:simplePos x="0" y="0"/>
            <wp:positionH relativeFrom="column">
              <wp:posOffset>5274945</wp:posOffset>
            </wp:positionH>
            <wp:positionV relativeFrom="paragraph">
              <wp:posOffset>-224155</wp:posOffset>
            </wp:positionV>
            <wp:extent cx="815340" cy="8153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13">
                      <a:extLst>
                        <a:ext uri="{28A0092B-C50C-407E-A947-70E740481C1C}">
                          <a14:useLocalDpi xmlns:a14="http://schemas.microsoft.com/office/drawing/2010/main" val="0"/>
                        </a:ext>
                      </a:extLst>
                    </a:blip>
                    <a:stretch>
                      <a:fillRect/>
                    </a:stretch>
                  </pic:blipFill>
                  <pic:spPr>
                    <a:xfrm>
                      <a:off x="0" y="0"/>
                      <a:ext cx="815340" cy="8153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C54BC23" w14:textId="6871283A" w:rsidR="00FA4930" w:rsidRPr="001446D8" w:rsidRDefault="00FA4930" w:rsidP="00F27515">
      <w:pPr>
        <w:spacing w:line="240" w:lineRule="atLeast"/>
        <w:rPr>
          <w:sz w:val="24"/>
        </w:rPr>
      </w:pPr>
      <w:proofErr w:type="spellStart"/>
      <w:r w:rsidRPr="00C67CFC">
        <w:rPr>
          <w:b/>
          <w:sz w:val="24"/>
        </w:rPr>
        <w:t>Checkpoint</w:t>
      </w:r>
      <w:proofErr w:type="spellEnd"/>
      <w:r w:rsidRPr="00C67CFC">
        <w:rPr>
          <w:b/>
          <w:sz w:val="24"/>
        </w:rPr>
        <w:t xml:space="preserve">. </w:t>
      </w:r>
      <w:r>
        <w:rPr>
          <w:sz w:val="24"/>
        </w:rPr>
        <w:t>Demonstrera funktionen</w:t>
      </w:r>
      <w:r w:rsidR="006670A2">
        <w:rPr>
          <w:sz w:val="24"/>
        </w:rPr>
        <w:t xml:space="preserve"> och resultaten</w:t>
      </w:r>
      <w:r>
        <w:rPr>
          <w:sz w:val="24"/>
        </w:rPr>
        <w:t xml:space="preserve"> för assistenten.</w:t>
      </w:r>
    </w:p>
    <w:p w14:paraId="028A7E94" w14:textId="77777777" w:rsidR="00F27515" w:rsidRPr="001446D8" w:rsidRDefault="00F27515" w:rsidP="00B415FD">
      <w:pPr>
        <w:pStyle w:val="Heading3"/>
      </w:pPr>
      <w:r w:rsidRPr="001446D8">
        <w:t>Seriell överföring</w:t>
      </w:r>
    </w:p>
    <w:p w14:paraId="16269A95" w14:textId="72277B83" w:rsidR="00F27515" w:rsidRPr="007A69ED" w:rsidRDefault="006A1949" w:rsidP="00F27515">
      <w:pPr>
        <w:spacing w:line="240" w:lineRule="atLeast"/>
        <w:rPr>
          <w:sz w:val="24"/>
          <w:lang w:val="en-US"/>
        </w:rPr>
      </w:pPr>
      <w:r w:rsidRPr="001446D8">
        <w:rPr>
          <w:sz w:val="24"/>
        </w:rPr>
        <w:t xml:space="preserve">Vid laborationstillfället </w:t>
      </w:r>
      <w:r w:rsidR="006670A2">
        <w:rPr>
          <w:sz w:val="24"/>
        </w:rPr>
        <w:t xml:space="preserve">kommer du att använda </w:t>
      </w:r>
      <w:r w:rsidR="000E3D2F">
        <w:rPr>
          <w:sz w:val="24"/>
        </w:rPr>
        <w:t xml:space="preserve">ett </w:t>
      </w:r>
      <w:r w:rsidR="006670A2">
        <w:rPr>
          <w:sz w:val="24"/>
        </w:rPr>
        <w:t>RS232-kompatibel</w:t>
      </w:r>
      <w:r w:rsidR="000E3D2F">
        <w:rPr>
          <w:sz w:val="24"/>
        </w:rPr>
        <w:t>t</w:t>
      </w:r>
      <w:r w:rsidR="006670A2">
        <w:rPr>
          <w:sz w:val="24"/>
        </w:rPr>
        <w:t xml:space="preserve"> </w:t>
      </w:r>
      <w:r w:rsidR="00FD651E">
        <w:rPr>
          <w:sz w:val="24"/>
        </w:rPr>
        <w:t>kommunikations</w:t>
      </w:r>
      <w:r w:rsidR="000E3D2F">
        <w:rPr>
          <w:sz w:val="24"/>
        </w:rPr>
        <w:t>program, som är installerat</w:t>
      </w:r>
      <w:r w:rsidR="006670A2">
        <w:rPr>
          <w:sz w:val="24"/>
        </w:rPr>
        <w:t xml:space="preserve"> på </w:t>
      </w:r>
      <w:proofErr w:type="spellStart"/>
      <w:r w:rsidR="006670A2">
        <w:rPr>
          <w:sz w:val="24"/>
        </w:rPr>
        <w:t>labdatorerna</w:t>
      </w:r>
      <w:proofErr w:type="spellEnd"/>
      <w:r w:rsidR="006670A2">
        <w:rPr>
          <w:sz w:val="24"/>
        </w:rPr>
        <w:t>, för att testa din A/D-omvandlare.</w:t>
      </w:r>
      <w:r w:rsidR="00084788" w:rsidRPr="001446D8">
        <w:rPr>
          <w:sz w:val="24"/>
        </w:rPr>
        <w:t xml:space="preserve"> Se till att den inställda datahastigheten motsvarar 9600 bps. </w:t>
      </w:r>
      <w:r w:rsidR="00E23A4E" w:rsidRPr="001446D8">
        <w:rPr>
          <w:sz w:val="24"/>
        </w:rPr>
        <w:t>Koppla ihop RS</w:t>
      </w:r>
      <w:r w:rsidR="00F27515" w:rsidRPr="001446D8">
        <w:rPr>
          <w:sz w:val="24"/>
        </w:rPr>
        <w:t>232</w:t>
      </w:r>
      <w:r w:rsidR="006D26FB" w:rsidRPr="001446D8">
        <w:rPr>
          <w:sz w:val="24"/>
        </w:rPr>
        <w:t>-</w:t>
      </w:r>
      <w:r w:rsidR="00084788" w:rsidRPr="001446D8">
        <w:rPr>
          <w:sz w:val="24"/>
        </w:rPr>
        <w:t xml:space="preserve">portarna med hjälp av den </w:t>
      </w:r>
      <w:r w:rsidR="00D3593B">
        <w:rPr>
          <w:sz w:val="24"/>
        </w:rPr>
        <w:t xml:space="preserve">modemkabel </w:t>
      </w:r>
      <w:r w:rsidR="00084788" w:rsidRPr="001446D8">
        <w:rPr>
          <w:sz w:val="24"/>
        </w:rPr>
        <w:t xml:space="preserve">som finns i </w:t>
      </w:r>
      <w:proofErr w:type="spellStart"/>
      <w:r w:rsidR="00084788" w:rsidRPr="001446D8">
        <w:rPr>
          <w:sz w:val="24"/>
        </w:rPr>
        <w:t>labsalen</w:t>
      </w:r>
      <w:proofErr w:type="spellEnd"/>
      <w:r w:rsidR="00084788" w:rsidRPr="001446D8">
        <w:rPr>
          <w:sz w:val="24"/>
        </w:rPr>
        <w:t>.</w:t>
      </w:r>
      <w:r w:rsidR="007C346C" w:rsidRPr="001446D8">
        <w:rPr>
          <w:sz w:val="24"/>
        </w:rPr>
        <w:t xml:space="preserve"> Testa utrustning</w:t>
      </w:r>
      <w:r w:rsidR="00E20BD7" w:rsidRPr="001446D8">
        <w:rPr>
          <w:sz w:val="24"/>
        </w:rPr>
        <w:t>en geno</w:t>
      </w:r>
      <w:r w:rsidR="007C346C" w:rsidRPr="001446D8">
        <w:rPr>
          <w:sz w:val="24"/>
        </w:rPr>
        <w:t>m att omvandla en ren DC-spänning inom området 0</w:t>
      </w:r>
      <w:r w:rsidR="000E3D2F">
        <w:rPr>
          <w:sz w:val="24"/>
        </w:rPr>
        <w:t>–</w:t>
      </w:r>
      <w:r w:rsidR="007C346C" w:rsidRPr="001446D8">
        <w:rPr>
          <w:sz w:val="24"/>
        </w:rPr>
        <w:t>10</w:t>
      </w:r>
      <w:r w:rsidR="00835680" w:rsidRPr="001446D8">
        <w:rPr>
          <w:sz w:val="24"/>
        </w:rPr>
        <w:t>V</w:t>
      </w:r>
      <w:r w:rsidR="00E20BD7" w:rsidRPr="001446D8">
        <w:rPr>
          <w:sz w:val="24"/>
        </w:rPr>
        <w:t>.</w:t>
      </w:r>
      <w:ins w:id="362" w:author="liyan" w:date="2015-11-16T13:54:00Z">
        <w:r w:rsidR="003E5998">
          <w:rPr>
            <w:sz w:val="24"/>
          </w:rPr>
          <w:t xml:space="preserve"> </w:t>
        </w:r>
        <w:r w:rsidR="003E5998" w:rsidRPr="007A69ED">
          <w:rPr>
            <w:sz w:val="24"/>
            <w:lang w:val="en-US"/>
          </w:rPr>
          <w:t xml:space="preserve">Take a screen shot or photo of the </w:t>
        </w:r>
      </w:ins>
      <w:ins w:id="363" w:author="liyan" w:date="2015-11-16T13:55:00Z">
        <w:r w:rsidR="003E5998" w:rsidRPr="007A69ED">
          <w:rPr>
            <w:sz w:val="24"/>
            <w:lang w:val="en-US"/>
          </w:rPr>
          <w:t>communication program.</w:t>
        </w:r>
      </w:ins>
    </w:p>
    <w:p w14:paraId="6205140C" w14:textId="77777777" w:rsidR="00E03DF7" w:rsidRPr="007A69ED" w:rsidRDefault="00E03DF7" w:rsidP="00F27515">
      <w:pPr>
        <w:spacing w:line="240" w:lineRule="atLeast"/>
        <w:rPr>
          <w:sz w:val="24"/>
          <w:lang w:val="en-US"/>
        </w:rPr>
      </w:pPr>
    </w:p>
    <w:p w14:paraId="77DF0557" w14:textId="77777777" w:rsidR="00F27515" w:rsidRPr="001446D8" w:rsidRDefault="005A41D2" w:rsidP="00F27515">
      <w:pPr>
        <w:spacing w:line="240" w:lineRule="atLeast"/>
        <w:rPr>
          <w:sz w:val="24"/>
        </w:rPr>
      </w:pPr>
      <w:r w:rsidRPr="001446D8">
        <w:rPr>
          <w:sz w:val="24"/>
        </w:rPr>
        <w:t>Analog</w:t>
      </w:r>
      <w:r w:rsidR="00F27515" w:rsidRPr="001446D8">
        <w:rPr>
          <w:sz w:val="24"/>
        </w:rPr>
        <w:t xml:space="preserve"> signal …….. V</w:t>
      </w:r>
    </w:p>
    <w:p w14:paraId="41DCC155" w14:textId="77777777" w:rsidR="00F27515" w:rsidRPr="001446D8" w:rsidRDefault="00F27515" w:rsidP="00F27515">
      <w:pPr>
        <w:spacing w:line="240" w:lineRule="atLeast"/>
        <w:rPr>
          <w:sz w:val="24"/>
        </w:rPr>
      </w:pPr>
    </w:p>
    <w:p w14:paraId="4CF1B4EB" w14:textId="77777777" w:rsidR="00F27515" w:rsidRPr="001446D8" w:rsidRDefault="00F27515" w:rsidP="00F27515">
      <w:pPr>
        <w:spacing w:line="240" w:lineRule="atLeast"/>
        <w:rPr>
          <w:sz w:val="24"/>
        </w:rPr>
      </w:pPr>
      <w:r w:rsidRPr="001446D8">
        <w:rPr>
          <w:sz w:val="24"/>
        </w:rPr>
        <w:t>Digitalt ord från A/D-omvandlaren ……………………….</w:t>
      </w:r>
    </w:p>
    <w:p w14:paraId="6FB66972" w14:textId="77777777" w:rsidR="00F27515" w:rsidRPr="001446D8" w:rsidRDefault="00F27515" w:rsidP="00F27515">
      <w:pPr>
        <w:spacing w:line="240" w:lineRule="atLeast"/>
        <w:rPr>
          <w:sz w:val="24"/>
        </w:rPr>
      </w:pPr>
    </w:p>
    <w:p w14:paraId="43F81E98" w14:textId="41E4C770" w:rsidR="00F27515" w:rsidRDefault="00D05B10" w:rsidP="00F27515">
      <w:pPr>
        <w:spacing w:line="240" w:lineRule="atLeast"/>
        <w:rPr>
          <w:ins w:id="364" w:author="Cristian Bogdan Czegledi" w:date="2015-10-28T13:58:00Z"/>
          <w:sz w:val="24"/>
        </w:rPr>
      </w:pPr>
      <w:ins w:id="365" w:author="Cristian Bogdan Czegledi" w:date="2015-10-28T13:59:00Z">
        <w:r w:rsidRPr="00C67CFC">
          <w:rPr>
            <w:noProof/>
            <w:sz w:val="24"/>
            <w:lang w:val="en-US"/>
            <w:rPrChange w:id="366" w:author="Unknown">
              <w:rPr>
                <w:noProof/>
                <w:lang w:val="en-US"/>
              </w:rPr>
            </w:rPrChange>
          </w:rPr>
          <w:drawing>
            <wp:anchor distT="0" distB="0" distL="114300" distR="114300" simplePos="0" relativeHeight="251691520" behindDoc="0" locked="0" layoutInCell="1" allowOverlap="1" wp14:anchorId="3B9A2C2F" wp14:editId="00C3EC1B">
              <wp:simplePos x="0" y="0"/>
              <wp:positionH relativeFrom="column">
                <wp:posOffset>5160645</wp:posOffset>
              </wp:positionH>
              <wp:positionV relativeFrom="paragraph">
                <wp:posOffset>80010</wp:posOffset>
              </wp:positionV>
              <wp:extent cx="815340" cy="8153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13">
                        <a:extLst>
                          <a:ext uri="{28A0092B-C50C-407E-A947-70E740481C1C}">
                            <a14:useLocalDpi xmlns:a14="http://schemas.microsoft.com/office/drawing/2010/main" val="0"/>
                          </a:ext>
                        </a:extLst>
                      </a:blip>
                      <a:stretch>
                        <a:fillRect/>
                      </a:stretch>
                    </pic:blipFill>
                    <pic:spPr>
                      <a:xfrm>
                        <a:off x="0" y="0"/>
                        <a:ext cx="815340" cy="8153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ins>
      <w:r w:rsidR="00F27515" w:rsidRPr="001446D8">
        <w:rPr>
          <w:sz w:val="24"/>
        </w:rPr>
        <w:t>Mottaget ASCII-tecken ……………….</w:t>
      </w:r>
    </w:p>
    <w:p w14:paraId="1EB7BD73" w14:textId="77777777" w:rsidR="00FF25DB" w:rsidRDefault="00FF25DB" w:rsidP="00F27515">
      <w:pPr>
        <w:spacing w:line="240" w:lineRule="atLeast"/>
        <w:rPr>
          <w:ins w:id="367" w:author="Cristian Bogdan Czegledi" w:date="2015-10-28T13:58:00Z"/>
          <w:sz w:val="24"/>
        </w:rPr>
      </w:pPr>
    </w:p>
    <w:p w14:paraId="69C4562E" w14:textId="5FFB2C71" w:rsidR="00FF25DB" w:rsidRPr="001446D8" w:rsidRDefault="00FF25DB" w:rsidP="00F27515">
      <w:pPr>
        <w:spacing w:line="240" w:lineRule="atLeast"/>
        <w:rPr>
          <w:sz w:val="24"/>
        </w:rPr>
      </w:pPr>
      <w:proofErr w:type="spellStart"/>
      <w:ins w:id="368" w:author="Cristian Bogdan Czegledi" w:date="2015-10-28T13:58:00Z">
        <w:r w:rsidRPr="00C67CFC">
          <w:rPr>
            <w:b/>
            <w:sz w:val="24"/>
          </w:rPr>
          <w:t>Checkpoint</w:t>
        </w:r>
        <w:proofErr w:type="spellEnd"/>
        <w:r w:rsidRPr="00C67CFC">
          <w:rPr>
            <w:b/>
            <w:sz w:val="24"/>
          </w:rPr>
          <w:t xml:space="preserve">. </w:t>
        </w:r>
        <w:r>
          <w:rPr>
            <w:sz w:val="24"/>
          </w:rPr>
          <w:t>Demonstrera funktionen och resultaten för assistenten.</w:t>
        </w:r>
      </w:ins>
      <w:ins w:id="369" w:author="Cristian Bogdan Czegledi" w:date="2015-10-28T13:59:00Z">
        <w:r w:rsidRPr="007A69ED">
          <w:rPr>
            <w:noProof/>
            <w:sz w:val="24"/>
          </w:rPr>
          <w:t xml:space="preserve"> </w:t>
        </w:r>
      </w:ins>
    </w:p>
    <w:p w14:paraId="2E0765B1" w14:textId="2D36BBC9" w:rsidR="00F27515" w:rsidRPr="001446D8" w:rsidRDefault="001446D8" w:rsidP="00B415FD">
      <w:pPr>
        <w:pStyle w:val="Heading2"/>
      </w:pPr>
      <w:r w:rsidRPr="001446D8">
        <w:t>Redovisning i rapporten</w:t>
      </w:r>
    </w:p>
    <w:p w14:paraId="2AAC7DCC" w14:textId="6E1B2732" w:rsidR="006E4364" w:rsidRPr="007A69ED" w:rsidRDefault="00F27515" w:rsidP="00617ED0">
      <w:pPr>
        <w:spacing w:line="240" w:lineRule="atLeast"/>
        <w:rPr>
          <w:sz w:val="24"/>
          <w:lang w:val="en-US"/>
        </w:rPr>
      </w:pPr>
      <w:del w:id="370" w:author="liyan" w:date="2015-11-16T13:55:00Z">
        <w:r w:rsidRPr="001446D8" w:rsidDel="003E5998">
          <w:rPr>
            <w:sz w:val="24"/>
          </w:rPr>
          <w:delText xml:space="preserve">Kretsschema, </w:delText>
        </w:r>
      </w:del>
      <w:ins w:id="371" w:author="liyan" w:date="2015-11-16T15:03:00Z">
        <w:r w:rsidR="000459CC">
          <w:rPr>
            <w:sz w:val="24"/>
          </w:rPr>
          <w:t>T</w:t>
        </w:r>
      </w:ins>
      <w:del w:id="372" w:author="liyan" w:date="2015-11-16T15:03:00Z">
        <w:r w:rsidRPr="001446D8" w:rsidDel="000459CC">
          <w:rPr>
            <w:sz w:val="24"/>
          </w:rPr>
          <w:delText>t</w:delText>
        </w:r>
      </w:del>
      <w:r w:rsidRPr="001446D8">
        <w:rPr>
          <w:sz w:val="24"/>
        </w:rPr>
        <w:t>illståndsdiagram</w:t>
      </w:r>
      <w:ins w:id="373" w:author="liyan" w:date="2015-11-16T15:03:00Z">
        <w:r w:rsidR="000459CC">
          <w:rPr>
            <w:sz w:val="24"/>
          </w:rPr>
          <w:t xml:space="preserve"> och</w:t>
        </w:r>
      </w:ins>
      <w:del w:id="374" w:author="liyan" w:date="2015-11-16T15:03:00Z">
        <w:r w:rsidRPr="001446D8" w:rsidDel="000459CC">
          <w:rPr>
            <w:sz w:val="24"/>
          </w:rPr>
          <w:delText>,</w:delText>
        </w:r>
      </w:del>
      <w:r w:rsidRPr="001446D8">
        <w:rPr>
          <w:sz w:val="24"/>
        </w:rPr>
        <w:t xml:space="preserve"> VHDL-kod samt tidsdiagram enligt frågorna i förberedelseuppgifterna skall redovisas. </w:t>
      </w:r>
      <w:r w:rsidR="00687695">
        <w:rPr>
          <w:sz w:val="24"/>
        </w:rPr>
        <w:t xml:space="preserve">Redovisa </w:t>
      </w:r>
      <w:ins w:id="375" w:author="liyan" w:date="2015-11-16T15:07:00Z">
        <w:r w:rsidR="006E4364">
          <w:rPr>
            <w:sz w:val="24"/>
          </w:rPr>
          <w:t xml:space="preserve">simulering, </w:t>
        </w:r>
      </w:ins>
      <w:r w:rsidR="00687695">
        <w:rPr>
          <w:sz w:val="24"/>
        </w:rPr>
        <w:t>u</w:t>
      </w:r>
      <w:r w:rsidRPr="001446D8">
        <w:rPr>
          <w:sz w:val="24"/>
        </w:rPr>
        <w:t>ppmätta resultat</w:t>
      </w:r>
      <w:ins w:id="376" w:author="liyan" w:date="2015-11-16T15:04:00Z">
        <w:r w:rsidR="006E4364">
          <w:rPr>
            <w:sz w:val="24"/>
          </w:rPr>
          <w:t xml:space="preserve"> </w:t>
        </w:r>
      </w:ins>
      <w:ins w:id="377" w:author="liyan" w:date="2015-11-16T15:07:00Z">
        <w:r w:rsidR="006E4364">
          <w:rPr>
            <w:sz w:val="24"/>
          </w:rPr>
          <w:t xml:space="preserve">och skärmbild </w:t>
        </w:r>
      </w:ins>
      <w:del w:id="378" w:author="liyan" w:date="2015-11-16T15:07:00Z">
        <w:r w:rsidRPr="001446D8" w:rsidDel="006E4364">
          <w:rPr>
            <w:sz w:val="24"/>
          </w:rPr>
          <w:delText xml:space="preserve"> </w:delText>
        </w:r>
      </w:del>
      <w:r w:rsidR="00687695">
        <w:rPr>
          <w:sz w:val="24"/>
        </w:rPr>
        <w:t xml:space="preserve">för </w:t>
      </w:r>
      <w:r w:rsidRPr="001446D8">
        <w:rPr>
          <w:sz w:val="24"/>
        </w:rPr>
        <w:t xml:space="preserve">A/D-omvandlaren </w:t>
      </w:r>
      <w:ins w:id="379" w:author="liyan" w:date="2015-11-16T15:08:00Z">
        <w:r w:rsidR="006E4364" w:rsidRPr="001446D8">
          <w:rPr>
            <w:sz w:val="24"/>
          </w:rPr>
          <w:t>tidsfördröjningen</w:t>
        </w:r>
        <w:r w:rsidR="006E4364">
          <w:rPr>
            <w:sz w:val="24"/>
          </w:rPr>
          <w:t xml:space="preserve"> </w:t>
        </w:r>
      </w:ins>
      <w:r w:rsidR="00687695">
        <w:rPr>
          <w:sz w:val="24"/>
        </w:rPr>
        <w:t>(se Utförande ovan)</w:t>
      </w:r>
      <w:ins w:id="380" w:author="liyan" w:date="2015-11-16T15:10:00Z">
        <w:r w:rsidR="006E4364">
          <w:rPr>
            <w:sz w:val="24"/>
          </w:rPr>
          <w:t xml:space="preserve">, and </w:t>
        </w:r>
        <w:proofErr w:type="spellStart"/>
        <w:r w:rsidR="006E4364">
          <w:rPr>
            <w:sz w:val="24"/>
          </w:rPr>
          <w:t>compare</w:t>
        </w:r>
        <w:proofErr w:type="spellEnd"/>
        <w:r w:rsidR="006E4364">
          <w:rPr>
            <w:sz w:val="24"/>
          </w:rPr>
          <w:t xml:space="preserve"> </w:t>
        </w:r>
        <w:proofErr w:type="spellStart"/>
        <w:r w:rsidR="006E4364">
          <w:rPr>
            <w:sz w:val="24"/>
          </w:rPr>
          <w:t>with</w:t>
        </w:r>
        <w:proofErr w:type="spellEnd"/>
        <w:r w:rsidR="006E4364">
          <w:rPr>
            <w:sz w:val="24"/>
          </w:rPr>
          <w:t xml:space="preserve"> the system </w:t>
        </w:r>
        <w:proofErr w:type="spellStart"/>
        <w:r w:rsidR="00662161">
          <w:rPr>
            <w:sz w:val="24"/>
          </w:rPr>
          <w:t>requirement</w:t>
        </w:r>
      </w:ins>
      <w:proofErr w:type="spellEnd"/>
      <w:ins w:id="381" w:author="liyan" w:date="2015-11-16T15:08:00Z">
        <w:r w:rsidR="006E4364">
          <w:rPr>
            <w:sz w:val="24"/>
          </w:rPr>
          <w:t xml:space="preserve">. Redovisa </w:t>
        </w:r>
      </w:ins>
      <w:del w:id="382" w:author="liyan" w:date="2015-11-16T15:08:00Z">
        <w:r w:rsidR="006670A2" w:rsidDel="006E4364">
          <w:rPr>
            <w:sz w:val="24"/>
          </w:rPr>
          <w:delText xml:space="preserve"> och </w:delText>
        </w:r>
      </w:del>
      <w:r w:rsidR="006670A2">
        <w:rPr>
          <w:sz w:val="24"/>
        </w:rPr>
        <w:t xml:space="preserve">skärmbild av tidsdiagrammen för </w:t>
      </w:r>
      <w:r w:rsidR="005B223F">
        <w:rPr>
          <w:position w:val="-6"/>
          <w:sz w:val="24"/>
        </w:rPr>
        <w:pict w14:anchorId="42F0530F">
          <v:shape id="_x0000_i1040" type="#_x0000_t75" style="width:22.1pt;height:17.1pt">
            <v:imagedata r:id="rId44" o:title=""/>
          </v:shape>
        </w:pict>
      </w:r>
      <w:r w:rsidR="006670A2">
        <w:rPr>
          <w:sz w:val="24"/>
        </w:rPr>
        <w:t xml:space="preserve">, V– och </w:t>
      </w:r>
      <w:proofErr w:type="spellStart"/>
      <w:r w:rsidR="006670A2" w:rsidRPr="00D66843">
        <w:rPr>
          <w:i/>
          <w:sz w:val="24"/>
          <w:rPrChange w:id="383" w:author="Erik Agrell" w:date="2015-12-13T21:54:00Z">
            <w:rPr>
              <w:sz w:val="24"/>
            </w:rPr>
          </w:rPrChange>
        </w:rPr>
        <w:t>D</w:t>
      </w:r>
      <w:del w:id="384" w:author="Erik Agrell" w:date="2015-12-13T21:54:00Z">
        <w:r w:rsidR="006670A2" w:rsidRPr="00D66843" w:rsidDel="00D66843">
          <w:rPr>
            <w:sz w:val="24"/>
            <w:vertAlign w:val="subscript"/>
            <w:rPrChange w:id="385" w:author="Erik Agrell" w:date="2015-12-13T21:54:00Z">
              <w:rPr>
                <w:sz w:val="24"/>
              </w:rPr>
            </w:rPrChange>
          </w:rPr>
          <w:delText>o</w:delText>
        </w:r>
      </w:del>
      <w:ins w:id="386" w:author="Erik Agrell" w:date="2015-12-13T21:54:00Z">
        <w:r w:rsidR="00D66843" w:rsidRPr="00D66843">
          <w:rPr>
            <w:sz w:val="24"/>
            <w:vertAlign w:val="subscript"/>
            <w:rPrChange w:id="387" w:author="Erik Agrell" w:date="2015-12-13T21:54:00Z">
              <w:rPr>
                <w:sz w:val="24"/>
              </w:rPr>
            </w:rPrChange>
          </w:rPr>
          <w:t>Tx</w:t>
        </w:r>
      </w:ins>
      <w:proofErr w:type="spellEnd"/>
      <w:r w:rsidRPr="001446D8">
        <w:rPr>
          <w:sz w:val="24"/>
        </w:rPr>
        <w:t xml:space="preserve">. Mätningar från den seriella överföringen skall </w:t>
      </w:r>
      <w:r w:rsidR="00687695">
        <w:rPr>
          <w:sz w:val="24"/>
        </w:rPr>
        <w:t xml:space="preserve">också </w:t>
      </w:r>
      <w:r w:rsidRPr="001446D8">
        <w:rPr>
          <w:sz w:val="24"/>
        </w:rPr>
        <w:t>redovisas.</w:t>
      </w:r>
      <w:ins w:id="388" w:author="liyan" w:date="2015-11-16T15:05:00Z">
        <w:r w:rsidR="006E4364">
          <w:rPr>
            <w:sz w:val="24"/>
          </w:rPr>
          <w:t xml:space="preserve"> </w:t>
        </w:r>
      </w:ins>
    </w:p>
    <w:p w14:paraId="4BD559CA" w14:textId="77777777" w:rsidR="00F27515" w:rsidRPr="001446D8" w:rsidRDefault="00F27515" w:rsidP="00B415FD">
      <w:pPr>
        <w:pStyle w:val="Heading1"/>
      </w:pPr>
      <w:r w:rsidRPr="001446D8">
        <w:lastRenderedPageBreak/>
        <w:t>Laboration nr 4, Seriell överföring</w:t>
      </w:r>
    </w:p>
    <w:p w14:paraId="531EB110" w14:textId="1BE9252F" w:rsidR="00F27515" w:rsidRPr="001446D8" w:rsidRDefault="00F27515" w:rsidP="005E529C">
      <w:pPr>
        <w:spacing w:line="240" w:lineRule="atLeast"/>
        <w:rPr>
          <w:sz w:val="24"/>
        </w:rPr>
      </w:pPr>
      <w:r w:rsidRPr="001446D8">
        <w:rPr>
          <w:sz w:val="24"/>
        </w:rPr>
        <w:t>I den fjärde laborationen skall vi studera seriell överföring av en digitaliserad analog AC-signal</w:t>
      </w:r>
      <w:r w:rsidR="000E3D2F">
        <w:rPr>
          <w:sz w:val="24"/>
        </w:rPr>
        <w:t xml:space="preserve"> från en vågformsgenerator och även transmission av ASCII-tecken från ett RS232-kompatibelt </w:t>
      </w:r>
      <w:r w:rsidR="00FD651E">
        <w:rPr>
          <w:sz w:val="24"/>
        </w:rPr>
        <w:t>kommunikations</w:t>
      </w:r>
      <w:r w:rsidR="000E3D2F">
        <w:rPr>
          <w:sz w:val="24"/>
        </w:rPr>
        <w:t xml:space="preserve">program på </w:t>
      </w:r>
      <w:proofErr w:type="spellStart"/>
      <w:r w:rsidR="000E3D2F">
        <w:rPr>
          <w:sz w:val="24"/>
        </w:rPr>
        <w:t>labdatorn</w:t>
      </w:r>
      <w:proofErr w:type="spellEnd"/>
      <w:r w:rsidRPr="001446D8">
        <w:rPr>
          <w:sz w:val="24"/>
        </w:rPr>
        <w:t>.</w:t>
      </w:r>
    </w:p>
    <w:p w14:paraId="0C8B99A3" w14:textId="454CA820" w:rsidR="00F27515" w:rsidRPr="001446D8" w:rsidRDefault="00C8621B" w:rsidP="00CF05DC">
      <w:pPr>
        <w:pStyle w:val="figure"/>
        <w:rPr>
          <w:sz w:val="24"/>
        </w:rPr>
      </w:pPr>
      <w:r>
        <w:rPr>
          <w:noProof/>
          <w:lang w:val="en-US"/>
        </w:rPr>
        <mc:AlternateContent>
          <mc:Choice Requires="wps">
            <w:drawing>
              <wp:anchor distT="0" distB="0" distL="114300" distR="114300" simplePos="0" relativeHeight="251681280" behindDoc="0" locked="0" layoutInCell="1" allowOverlap="1" wp14:anchorId="1E9640EC" wp14:editId="767288B6">
                <wp:simplePos x="0" y="0"/>
                <wp:positionH relativeFrom="column">
                  <wp:posOffset>-1583055</wp:posOffset>
                </wp:positionH>
                <wp:positionV relativeFrom="paragraph">
                  <wp:posOffset>493395</wp:posOffset>
                </wp:positionV>
                <wp:extent cx="259715" cy="266700"/>
                <wp:effectExtent l="0" t="0" r="0" b="12700"/>
                <wp:wrapNone/>
                <wp:docPr id="22" name="Text Box 22"/>
                <wp:cNvGraphicFramePr/>
                <a:graphic xmlns:a="http://schemas.openxmlformats.org/drawingml/2006/main">
                  <a:graphicData uri="http://schemas.microsoft.com/office/word/2010/wordprocessingShape">
                    <wps:wsp>
                      <wps:cNvSpPr txBox="1"/>
                      <wps:spPr>
                        <a:xfrm>
                          <a:off x="0" y="0"/>
                          <a:ext cx="259715" cy="266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EF5C7B4" w14:textId="77777777" w:rsidR="00D107F5" w:rsidRPr="00F52691" w:rsidRDefault="00D107F5" w:rsidP="00C8621B">
                            <w:pPr>
                              <w:spacing w:line="240" w:lineRule="atLeast"/>
                            </w:pPr>
                            <w:r>
                              <w:rPr>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9640EC" id="Text Box 22" o:spid="_x0000_s1032" type="#_x0000_t202" style="position:absolute;left:0;text-align:left;margin-left:-124.65pt;margin-top:38.85pt;width:20.45pt;height:21pt;z-index:251681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" filled="f" stroked="f">
                <v:textbox style="mso-fit-shape-to-text:t">
                  <w:txbxContent>
                    <w:p w14:paraId="5EF5C7B4" w14:textId="77777777" w:rsidR="006C47D2" w:rsidRPr="00F52691" w:rsidRDefault="006C47D2" w:rsidP="00C8621B">
                      <w:pPr>
                        <w:spacing w:line="240" w:lineRule="atLeast"/>
                      </w:pPr>
                      <w:r>
                        <w:rPr>
                          <w:sz w:val="24"/>
                        </w:rPr>
                        <w:t>–</w:t>
                      </w:r>
                    </w:p>
                  </w:txbxContent>
                </v:textbox>
              </v:shape>
            </w:pict>
          </mc:Fallback>
        </mc:AlternateContent>
      </w:r>
      <w:del w:id="389" w:author="Li Yan" w:date="2015-10-31T11:25:00Z">
        <w:r w:rsidR="00F55A78" w:rsidDel="00141753">
          <w:rPr>
            <w:noProof/>
            <w:sz w:val="24"/>
            <w:lang w:val="en-US"/>
            <w:rPrChange w:id="390" w:author="Unknown">
              <w:rPr>
                <w:noProof/>
                <w:lang w:val="en-US"/>
              </w:rPr>
            </w:rPrChange>
          </w:rPr>
          <w:drawing>
            <wp:inline distT="0" distB="0" distL="0" distR="0" wp14:anchorId="63A813B3" wp14:editId="268DAEA7">
              <wp:extent cx="6120765" cy="467487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lab4.png"/>
                      <pic:cNvPicPr/>
                    </pic:nvPicPr>
                    <pic:blipFill>
                      <a:blip r:embed="rId45">
                        <a:extLst>
                          <a:ext uri="{28A0092B-C50C-407E-A947-70E740481C1C}">
                            <a14:useLocalDpi xmlns:a14="http://schemas.microsoft.com/office/drawing/2010/main" val="0"/>
                          </a:ext>
                        </a:extLst>
                      </a:blip>
                      <a:stretch>
                        <a:fillRect/>
                      </a:stretch>
                    </pic:blipFill>
                    <pic:spPr>
                      <a:xfrm>
                        <a:off x="0" y="0"/>
                        <a:ext cx="6120765" cy="4674870"/>
                      </a:xfrm>
                      <a:prstGeom prst="rect">
                        <a:avLst/>
                      </a:prstGeom>
                    </pic:spPr>
                  </pic:pic>
                </a:graphicData>
              </a:graphic>
            </wp:inline>
          </w:drawing>
        </w:r>
      </w:del>
      <w:ins w:id="391" w:author="Li Yan" w:date="2015-10-31T11:26:00Z">
        <w:r w:rsidR="00141753">
          <w:rPr>
            <w:noProof/>
            <w:sz w:val="24"/>
            <w:lang w:val="en-US"/>
            <w:rPrChange w:id="392" w:author="Unknown">
              <w:rPr>
                <w:noProof/>
                <w:lang w:val="en-US"/>
              </w:rPr>
            </w:rPrChange>
          </w:rPr>
          <w:drawing>
            <wp:inline distT="0" distB="0" distL="0" distR="0" wp14:anchorId="28DAB7A8" wp14:editId="47973280">
              <wp:extent cx="6120765" cy="4674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e_lab4.png"/>
                      <pic:cNvPicPr/>
                    </pic:nvPicPr>
                    <pic:blipFill>
                      <a:blip r:embed="rId46">
                        <a:extLst>
                          <a:ext uri="{28A0092B-C50C-407E-A947-70E740481C1C}">
                            <a14:useLocalDpi xmlns:a14="http://schemas.microsoft.com/office/drawing/2010/main" val="0"/>
                          </a:ext>
                        </a:extLst>
                      </a:blip>
                      <a:stretch>
                        <a:fillRect/>
                      </a:stretch>
                    </pic:blipFill>
                    <pic:spPr>
                      <a:xfrm>
                        <a:off x="0" y="0"/>
                        <a:ext cx="6120765" cy="4674870"/>
                      </a:xfrm>
                      <a:prstGeom prst="rect">
                        <a:avLst/>
                      </a:prstGeom>
                    </pic:spPr>
                  </pic:pic>
                </a:graphicData>
              </a:graphic>
            </wp:inline>
          </w:drawing>
        </w:r>
      </w:ins>
    </w:p>
    <w:p w14:paraId="6291B2D7" w14:textId="4F2AC163" w:rsidR="00F27515" w:rsidRDefault="00F27515" w:rsidP="00CF05DC">
      <w:pPr>
        <w:pStyle w:val="Caption"/>
      </w:pPr>
      <w:r w:rsidRPr="001446D8">
        <w:t>Fig. 4.1: Fjärde</w:t>
      </w:r>
      <w:r w:rsidR="00AC5242" w:rsidRPr="001446D8">
        <w:t xml:space="preserve"> laborationens delsystem</w:t>
      </w:r>
      <w:r w:rsidRPr="001446D8">
        <w:t>.</w:t>
      </w:r>
    </w:p>
    <w:p w14:paraId="53C4AA5C" w14:textId="77777777" w:rsidR="00477209" w:rsidRPr="001446D8" w:rsidRDefault="00477209" w:rsidP="00477209">
      <w:pPr>
        <w:pStyle w:val="Heading2"/>
        <w:rPr>
          <w:bCs/>
        </w:rPr>
      </w:pPr>
      <w:proofErr w:type="spellStart"/>
      <w:r w:rsidRPr="001446D8">
        <w:t>Sample</w:t>
      </w:r>
      <w:proofErr w:type="spellEnd"/>
      <w:r w:rsidRPr="001446D8">
        <w:t>-and-</w:t>
      </w:r>
      <w:proofErr w:type="spellStart"/>
      <w:r w:rsidRPr="001446D8">
        <w:t>Hold</w:t>
      </w:r>
      <w:proofErr w:type="spellEnd"/>
      <w:r w:rsidRPr="001446D8">
        <w:t>-krets</w:t>
      </w:r>
    </w:p>
    <w:p w14:paraId="3AC87D04" w14:textId="25128008" w:rsidR="00477209" w:rsidRPr="0078486B" w:rsidRDefault="00477209" w:rsidP="00477209">
      <w:pPr>
        <w:spacing w:line="240" w:lineRule="atLeast"/>
        <w:rPr>
          <w:sz w:val="24"/>
        </w:rPr>
      </w:pPr>
      <w:r w:rsidRPr="001446D8">
        <w:rPr>
          <w:sz w:val="24"/>
        </w:rPr>
        <w:t xml:space="preserve">Med den typ av A/D-omvandling vi valt så måste den analoga signalen vara konstant under hela omvandlingscykeln. Detta löser vi genom att låta </w:t>
      </w:r>
      <w:r w:rsidRPr="00C67CFC">
        <w:rPr>
          <w:position w:val="-6"/>
          <w:sz w:val="24"/>
        </w:rPr>
        <w:object w:dxaOrig="400" w:dyaOrig="340" w14:anchorId="3BD1119B">
          <v:shape id="_x0000_i1041" type="#_x0000_t75" style="width:22.1pt;height:17.1pt" o:ole="">
            <v:imagedata r:id="rId47" o:title=""/>
          </v:shape>
          <o:OLEObject Type="Embed" ProgID="Equation.3" ShapeID="_x0000_i1041" DrawAspect="Content" ObjectID="_1385547145" r:id="rId48"/>
        </w:object>
      </w:r>
      <w:r w:rsidRPr="001446D8">
        <w:rPr>
          <w:sz w:val="24"/>
        </w:rPr>
        <w:t xml:space="preserve">-signalen från SAR-kretsen i A/D-omvandlaren styra en </w:t>
      </w:r>
      <w:proofErr w:type="spellStart"/>
      <w:r w:rsidRPr="001446D8">
        <w:rPr>
          <w:sz w:val="24"/>
        </w:rPr>
        <w:t>Sample</w:t>
      </w:r>
      <w:proofErr w:type="spellEnd"/>
      <w:r w:rsidRPr="001446D8">
        <w:rPr>
          <w:sz w:val="24"/>
        </w:rPr>
        <w:t>-and-</w:t>
      </w:r>
      <w:proofErr w:type="spellStart"/>
      <w:r w:rsidRPr="001446D8">
        <w:rPr>
          <w:sz w:val="24"/>
        </w:rPr>
        <w:t>Hold</w:t>
      </w:r>
      <w:proofErr w:type="spellEnd"/>
      <w:r w:rsidRPr="001446D8">
        <w:rPr>
          <w:sz w:val="24"/>
        </w:rPr>
        <w:t>-krets</w:t>
      </w:r>
      <w:ins w:id="393" w:author="Erik Agrell" w:date="2015-12-13T20:36:00Z">
        <w:r w:rsidR="00A47D44">
          <w:rPr>
            <w:sz w:val="24"/>
          </w:rPr>
          <w:t xml:space="preserve"> (S/H)</w:t>
        </w:r>
      </w:ins>
      <w:r w:rsidRPr="001446D8">
        <w:rPr>
          <w:sz w:val="24"/>
        </w:rPr>
        <w:t xml:space="preserve">. Eftersom </w:t>
      </w:r>
      <w:r w:rsidRPr="00C67CFC">
        <w:rPr>
          <w:position w:val="-6"/>
          <w:sz w:val="24"/>
        </w:rPr>
        <w:object w:dxaOrig="400" w:dyaOrig="340" w14:anchorId="5E9D4DF5">
          <v:shape id="_x0000_i1042" type="#_x0000_t75" style="width:22.1pt;height:17.1pt" o:ole="">
            <v:imagedata r:id="rId49" o:title=""/>
          </v:shape>
          <o:OLEObject Type="Embed" ProgID="Equation.3" ShapeID="_x0000_i1042" DrawAspect="Content" ObjectID="_1385547146" r:id="rId50"/>
        </w:object>
      </w:r>
      <w:r w:rsidRPr="001446D8">
        <w:rPr>
          <w:sz w:val="24"/>
        </w:rPr>
        <w:t xml:space="preserve">-signalen är låg då vi vill sampla och hög då vi vill hålla signalen konstant </w:t>
      </w:r>
      <w:r>
        <w:rPr>
          <w:sz w:val="24"/>
        </w:rPr>
        <w:t>använder vi nedanstående koppling</w:t>
      </w:r>
      <w:r w:rsidRPr="001446D8">
        <w:rPr>
          <w:sz w:val="24"/>
        </w:rPr>
        <w:t>. Resistorn R1</w:t>
      </w:r>
      <w:r>
        <w:rPr>
          <w:sz w:val="24"/>
        </w:rPr>
        <w:t>* i figur</w:t>
      </w:r>
      <w:r w:rsidRPr="001446D8">
        <w:rPr>
          <w:sz w:val="24"/>
        </w:rPr>
        <w:t xml:space="preserve"> 4.</w:t>
      </w:r>
      <w:ins w:id="394" w:author="Erik Agrell" w:date="2015-10-27T22:56:00Z">
        <w:r w:rsidR="00EB31B8">
          <w:rPr>
            <w:sz w:val="24"/>
          </w:rPr>
          <w:t>2</w:t>
        </w:r>
      </w:ins>
      <w:del w:id="395" w:author="Erik Agrell" w:date="2015-10-27T22:56:00Z">
        <w:r w:rsidRPr="001446D8" w:rsidDel="00EB31B8">
          <w:rPr>
            <w:sz w:val="24"/>
          </w:rPr>
          <w:delText>3</w:delText>
        </w:r>
      </w:del>
      <w:r w:rsidRPr="001446D8">
        <w:rPr>
          <w:sz w:val="24"/>
        </w:rPr>
        <w:t xml:space="preserve"> </w:t>
      </w:r>
      <w:r>
        <w:rPr>
          <w:sz w:val="24"/>
        </w:rPr>
        <w:t xml:space="preserve">(som inte skall blandas ihop med R1 i tidigare figurer) </w:t>
      </w:r>
      <w:r w:rsidRPr="001446D8">
        <w:rPr>
          <w:sz w:val="24"/>
        </w:rPr>
        <w:t>kopplas inte till V</w:t>
      </w:r>
      <w:r w:rsidRPr="001446D8">
        <w:rPr>
          <w:sz w:val="24"/>
          <w:vertAlign w:val="superscript"/>
        </w:rPr>
        <w:t>+</w:t>
      </w:r>
      <w:r w:rsidRPr="001446D8">
        <w:rPr>
          <w:sz w:val="24"/>
        </w:rPr>
        <w:t xml:space="preserve"> </w:t>
      </w:r>
      <w:r>
        <w:rPr>
          <w:sz w:val="24"/>
        </w:rPr>
        <w:t xml:space="preserve">(som inte är tillräckligt stabil) </w:t>
      </w:r>
      <w:r w:rsidRPr="001446D8">
        <w:rPr>
          <w:sz w:val="24"/>
        </w:rPr>
        <w:t>utan till V</w:t>
      </w:r>
      <w:r w:rsidRPr="001446D8">
        <w:rPr>
          <w:sz w:val="24"/>
          <w:vertAlign w:val="subscript"/>
        </w:rPr>
        <w:t>REF</w:t>
      </w:r>
      <w:r w:rsidRPr="001446D8">
        <w:rPr>
          <w:sz w:val="24"/>
        </w:rPr>
        <w:t xml:space="preserve"> </w:t>
      </w:r>
      <w:r>
        <w:rPr>
          <w:sz w:val="24"/>
        </w:rPr>
        <w:t>= 5.6 V i figur</w:t>
      </w:r>
      <w:r w:rsidRPr="001446D8">
        <w:rPr>
          <w:sz w:val="24"/>
        </w:rPr>
        <w:t xml:space="preserve"> 3.4</w:t>
      </w:r>
      <w:r>
        <w:rPr>
          <w:sz w:val="24"/>
        </w:rPr>
        <w:t>. Dess värde skall väljas för att ge referensspänningen 2.8 V genom spänningsdelning.</w:t>
      </w:r>
      <w:ins w:id="396" w:author="Erik Agrell" w:date="2015-10-27T22:59:00Z">
        <w:r w:rsidR="00D61AF5">
          <w:rPr>
            <w:sz w:val="24"/>
          </w:rPr>
          <w:t xml:space="preserve"> </w:t>
        </w:r>
      </w:ins>
      <w:ins w:id="397" w:author="Li Yan" w:date="2015-10-31T12:28:00Z">
        <w:r w:rsidR="00854771" w:rsidRPr="007A69ED">
          <w:rPr>
            <w:sz w:val="24"/>
            <w:lang w:val="en-US"/>
          </w:rPr>
          <w:t xml:space="preserve">This </w:t>
        </w:r>
      </w:ins>
      <w:ins w:id="398" w:author="Li Yan" w:date="2015-10-31T13:50:00Z">
        <w:r w:rsidR="00AE56A5" w:rsidRPr="00AE56A5">
          <w:rPr>
            <w:sz w:val="24"/>
            <w:lang w:val="en-US"/>
          </w:rPr>
          <w:t xml:space="preserve">is because we use </w:t>
        </w:r>
        <w:r w:rsidR="00AE56A5">
          <w:rPr>
            <w:noProof/>
            <w:position w:val="-6"/>
            <w:sz w:val="24"/>
            <w:lang w:val="en-US"/>
            <w:rPrChange w:id="399" w:author="Unknown">
              <w:rPr>
                <w:noProof/>
                <w:lang w:val="en-US"/>
              </w:rPr>
            </w:rPrChange>
          </w:rPr>
          <w:drawing>
            <wp:inline distT="0" distB="0" distL="0" distR="0" wp14:anchorId="13E6F548" wp14:editId="143D7903">
              <wp:extent cx="274955" cy="213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955" cy="213360"/>
                      </a:xfrm>
                      <a:prstGeom prst="rect">
                        <a:avLst/>
                      </a:prstGeom>
                      <a:noFill/>
                      <a:ln>
                        <a:noFill/>
                      </a:ln>
                    </pic:spPr>
                  </pic:pic>
                </a:graphicData>
              </a:graphic>
            </wp:inline>
          </w:drawing>
        </w:r>
        <w:r w:rsidR="00AE56A5" w:rsidRPr="007A69ED">
          <w:rPr>
            <w:sz w:val="24"/>
            <w:lang w:val="en-US"/>
          </w:rPr>
          <w:t xml:space="preserve"> as a trig</w:t>
        </w:r>
      </w:ins>
      <w:ins w:id="400" w:author="Erik Agrell" w:date="2015-12-13T20:38:00Z">
        <w:r w:rsidR="00A47D44">
          <w:rPr>
            <w:sz w:val="24"/>
            <w:lang w:val="en-US"/>
          </w:rPr>
          <w:t>g</w:t>
        </w:r>
      </w:ins>
      <w:ins w:id="401" w:author="Li Yan" w:date="2015-10-31T13:50:00Z">
        <w:r w:rsidR="00AE56A5" w:rsidRPr="007A69ED">
          <w:rPr>
            <w:sz w:val="24"/>
            <w:lang w:val="en-US"/>
          </w:rPr>
          <w:t xml:space="preserve">er </w:t>
        </w:r>
      </w:ins>
      <w:ins w:id="402" w:author="Li Yan" w:date="2015-10-31T13:51:00Z">
        <w:r w:rsidR="00AE56A5">
          <w:rPr>
            <w:sz w:val="24"/>
            <w:lang w:val="en-US"/>
          </w:rPr>
          <w:t xml:space="preserve">signal </w:t>
        </w:r>
      </w:ins>
      <w:ins w:id="403" w:author="Li Yan" w:date="2015-10-31T13:50:00Z">
        <w:r w:rsidR="00AE56A5" w:rsidRPr="007A69ED">
          <w:rPr>
            <w:sz w:val="24"/>
            <w:lang w:val="en-US"/>
          </w:rPr>
          <w:t xml:space="preserve">to decide when to sample </w:t>
        </w:r>
      </w:ins>
      <w:ins w:id="404" w:author="Li Yan" w:date="2015-10-31T13:54:00Z">
        <w:r w:rsidR="00916342">
          <w:rPr>
            <w:sz w:val="24"/>
            <w:lang w:val="en-US"/>
          </w:rPr>
          <w:t>or</w:t>
        </w:r>
      </w:ins>
      <w:ins w:id="405" w:author="Li Yan" w:date="2015-10-31T13:50:00Z">
        <w:r w:rsidR="00AE56A5" w:rsidRPr="007A69ED">
          <w:rPr>
            <w:sz w:val="24"/>
            <w:lang w:val="en-US"/>
          </w:rPr>
          <w:t xml:space="preserve"> hold</w:t>
        </w:r>
      </w:ins>
      <w:ins w:id="406" w:author="Li Yan" w:date="2015-10-31T13:47:00Z">
        <w:r w:rsidR="00854771" w:rsidRPr="00AE56A5">
          <w:rPr>
            <w:sz w:val="24"/>
            <w:lang w:val="en-US"/>
          </w:rPr>
          <w:t>.</w:t>
        </w:r>
      </w:ins>
      <w:ins w:id="407" w:author="Li Yan" w:date="2015-10-31T13:48:00Z">
        <w:r w:rsidR="00AE56A5" w:rsidRPr="00AE56A5">
          <w:rPr>
            <w:sz w:val="24"/>
            <w:lang w:val="en-US"/>
          </w:rPr>
          <w:t xml:space="preserve"> </w:t>
        </w:r>
      </w:ins>
      <w:ins w:id="408" w:author="Li Yan" w:date="2015-10-31T13:52:00Z">
        <w:r w:rsidR="00663DBE" w:rsidRPr="00663DBE">
          <w:rPr>
            <w:sz w:val="24"/>
            <w:lang w:val="en-US"/>
          </w:rPr>
          <w:t xml:space="preserve">In </w:t>
        </w:r>
        <w:r w:rsidR="00663DBE">
          <w:rPr>
            <w:noProof/>
            <w:position w:val="-6"/>
            <w:sz w:val="24"/>
            <w:lang w:val="en-US"/>
            <w:rPrChange w:id="409" w:author="Unknown">
              <w:rPr>
                <w:noProof/>
                <w:lang w:val="en-US"/>
              </w:rPr>
            </w:rPrChange>
          </w:rPr>
          <w:drawing>
            <wp:inline distT="0" distB="0" distL="0" distR="0" wp14:anchorId="4CD4A1EF" wp14:editId="3A00B148">
              <wp:extent cx="304800" cy="22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663DBE" w:rsidRPr="00663DBE">
          <w:rPr>
            <w:sz w:val="24"/>
            <w:lang w:val="en-US"/>
          </w:rPr>
          <w:t>logic</w:t>
        </w:r>
      </w:ins>
      <w:ins w:id="410" w:author="Li Yan" w:date="2015-10-31T13:51:00Z">
        <w:r w:rsidR="00663DBE" w:rsidRPr="00663DBE">
          <w:rPr>
            <w:sz w:val="24"/>
            <w:lang w:val="en-US"/>
          </w:rPr>
          <w:t xml:space="preserve"> 1 is 3.3 V and </w:t>
        </w:r>
      </w:ins>
      <w:ins w:id="411" w:author="Li Yan" w:date="2015-10-31T13:52:00Z">
        <w:r w:rsidR="00663DBE" w:rsidRPr="00663DBE">
          <w:rPr>
            <w:sz w:val="24"/>
            <w:lang w:val="en-US"/>
          </w:rPr>
          <w:t>0 is 0 V.</w:t>
        </w:r>
        <w:r w:rsidR="00663DBE" w:rsidRPr="007A69ED">
          <w:rPr>
            <w:sz w:val="24"/>
            <w:lang w:val="en-US"/>
          </w:rPr>
          <w:t xml:space="preserve"> </w:t>
        </w:r>
        <w:r w:rsidR="00663DBE" w:rsidRPr="00663DBE">
          <w:rPr>
            <w:sz w:val="24"/>
            <w:lang w:val="en-US"/>
          </w:rPr>
          <w:t>2.</w:t>
        </w:r>
        <w:r w:rsidR="00663DBE" w:rsidRPr="007A69ED">
          <w:rPr>
            <w:sz w:val="24"/>
            <w:lang w:val="en-US"/>
          </w:rPr>
          <w:t>8 V is an intermediate value</w:t>
        </w:r>
      </w:ins>
      <w:ins w:id="412" w:author="Li Yan" w:date="2015-10-31T13:43:00Z">
        <w:r w:rsidR="00854771" w:rsidRPr="00663DBE">
          <w:rPr>
            <w:sz w:val="24"/>
            <w:lang w:val="en-US"/>
          </w:rPr>
          <w:t xml:space="preserve"> </w:t>
        </w:r>
      </w:ins>
      <w:ins w:id="413" w:author="Li Yan" w:date="2015-10-31T13:53:00Z">
        <w:r w:rsidR="00663DBE">
          <w:rPr>
            <w:sz w:val="24"/>
            <w:lang w:val="en-US"/>
          </w:rPr>
          <w:t>between 0 and 3.3 V, and thus can serve as a</w:t>
        </w:r>
      </w:ins>
      <w:ins w:id="414" w:author="Li Yan" w:date="2015-10-31T13:55:00Z">
        <w:r w:rsidR="00916342">
          <w:rPr>
            <w:sz w:val="24"/>
            <w:lang w:val="en-US"/>
          </w:rPr>
          <w:t xml:space="preserve"> </w:t>
        </w:r>
      </w:ins>
      <w:ins w:id="415" w:author="Li Yan" w:date="2015-10-31T13:53:00Z">
        <w:r w:rsidR="00663DBE">
          <w:rPr>
            <w:sz w:val="24"/>
            <w:lang w:val="en-US"/>
          </w:rPr>
          <w:t xml:space="preserve">threshold </w:t>
        </w:r>
      </w:ins>
      <w:ins w:id="416" w:author="Li Yan" w:date="2015-10-31T13:55:00Z">
        <w:r w:rsidR="00916342">
          <w:rPr>
            <w:sz w:val="24"/>
            <w:lang w:val="en-US"/>
          </w:rPr>
          <w:t xml:space="preserve">for </w:t>
        </w:r>
      </w:ins>
      <w:ins w:id="417" w:author="Li Yan" w:date="2015-10-31T13:56:00Z">
        <w:r w:rsidR="00916342">
          <w:rPr>
            <w:sz w:val="24"/>
            <w:lang w:val="en-US"/>
          </w:rPr>
          <w:t xml:space="preserve">the </w:t>
        </w:r>
      </w:ins>
      <w:ins w:id="418" w:author="Li Yan" w:date="2015-10-31T13:53:00Z">
        <w:del w:id="419" w:author="Erik Agrell" w:date="2015-12-13T20:37:00Z">
          <w:r w:rsidR="00916342" w:rsidDel="00A47D44">
            <w:rPr>
              <w:sz w:val="24"/>
              <w:lang w:val="en-US"/>
            </w:rPr>
            <w:delText>sample-and-</w:delText>
          </w:r>
          <w:r w:rsidR="00663DBE" w:rsidDel="00A47D44">
            <w:rPr>
              <w:sz w:val="24"/>
              <w:lang w:val="en-US"/>
            </w:rPr>
            <w:delText>hold</w:delText>
          </w:r>
        </w:del>
      </w:ins>
      <w:ins w:id="420" w:author="Erik Agrell" w:date="2015-12-13T20:37:00Z">
        <w:r w:rsidR="00A47D44">
          <w:rPr>
            <w:sz w:val="24"/>
            <w:lang w:val="en-US"/>
          </w:rPr>
          <w:t>S/H</w:t>
        </w:r>
      </w:ins>
      <w:ins w:id="421" w:author="Li Yan" w:date="2015-10-31T13:53:00Z">
        <w:r w:rsidR="00663DBE">
          <w:rPr>
            <w:sz w:val="24"/>
            <w:lang w:val="en-US"/>
          </w:rPr>
          <w:t>.</w:t>
        </w:r>
      </w:ins>
      <w:ins w:id="422" w:author="Li Yan" w:date="2015-10-31T12:28:00Z">
        <w:r w:rsidR="009D0147" w:rsidRPr="007A69ED">
          <w:rPr>
            <w:sz w:val="24"/>
            <w:lang w:val="en-US"/>
          </w:rPr>
          <w:t xml:space="preserve"> </w:t>
        </w:r>
      </w:ins>
      <w:proofErr w:type="spellStart"/>
      <w:ins w:id="423" w:author="Erik Agrell" w:date="2015-10-27T22:59:00Z">
        <w:r w:rsidR="00D61AF5" w:rsidRPr="0065789D">
          <w:rPr>
            <w:sz w:val="24"/>
            <w:highlight w:val="yellow"/>
            <w:rPrChange w:id="424" w:author="liyan" w:date="2015-11-16T10:36:00Z">
              <w:rPr>
                <w:sz w:val="24"/>
              </w:rPr>
            </w:rPrChange>
          </w:rPr>
          <w:t>Explain</w:t>
        </w:r>
        <w:proofErr w:type="spellEnd"/>
        <w:r w:rsidR="00D61AF5" w:rsidRPr="0065789D">
          <w:rPr>
            <w:sz w:val="24"/>
            <w:highlight w:val="yellow"/>
            <w:rPrChange w:id="425" w:author="liyan" w:date="2015-11-16T10:36:00Z">
              <w:rPr>
                <w:sz w:val="24"/>
              </w:rPr>
            </w:rPrChange>
          </w:rPr>
          <w:t xml:space="preserve"> </w:t>
        </w:r>
        <w:proofErr w:type="spellStart"/>
        <w:r w:rsidR="00D61AF5" w:rsidRPr="0065789D">
          <w:rPr>
            <w:sz w:val="24"/>
            <w:highlight w:val="yellow"/>
            <w:rPrChange w:id="426" w:author="liyan" w:date="2015-11-16T10:36:00Z">
              <w:rPr>
                <w:sz w:val="24"/>
              </w:rPr>
            </w:rPrChange>
          </w:rPr>
          <w:t>why</w:t>
        </w:r>
        <w:proofErr w:type="spellEnd"/>
        <w:r w:rsidR="00D61AF5" w:rsidRPr="0065789D">
          <w:rPr>
            <w:sz w:val="24"/>
            <w:highlight w:val="yellow"/>
            <w:rPrChange w:id="427" w:author="liyan" w:date="2015-11-16T10:36:00Z">
              <w:rPr>
                <w:sz w:val="24"/>
              </w:rPr>
            </w:rPrChange>
          </w:rPr>
          <w:t xml:space="preserve"> 2.8 V is </w:t>
        </w:r>
        <w:proofErr w:type="spellStart"/>
        <w:r w:rsidR="00D61AF5" w:rsidRPr="0065789D">
          <w:rPr>
            <w:sz w:val="24"/>
            <w:highlight w:val="yellow"/>
            <w:rPrChange w:id="428" w:author="liyan" w:date="2015-11-16T10:36:00Z">
              <w:rPr>
                <w:sz w:val="24"/>
              </w:rPr>
            </w:rPrChange>
          </w:rPr>
          <w:t>suitable</w:t>
        </w:r>
      </w:ins>
      <w:proofErr w:type="spellEnd"/>
    </w:p>
    <w:p w14:paraId="451117F6" w14:textId="77777777" w:rsidR="00477209" w:rsidRPr="00CF7C5B" w:rsidRDefault="00477209" w:rsidP="00477209"/>
    <w:p w14:paraId="3AEBDE30" w14:textId="2E9357DA" w:rsidR="00477209" w:rsidRPr="001446D8" w:rsidRDefault="00477209" w:rsidP="00477209">
      <w:pPr>
        <w:spacing w:line="240" w:lineRule="atLeast"/>
        <w:rPr>
          <w:sz w:val="24"/>
        </w:rPr>
      </w:pPr>
      <w:r w:rsidRPr="001446D8">
        <w:rPr>
          <w:sz w:val="24"/>
        </w:rPr>
        <w:t>Vi arbetar med en logik med V</w:t>
      </w:r>
      <w:r w:rsidRPr="001446D8">
        <w:rPr>
          <w:sz w:val="24"/>
          <w:vertAlign w:val="subscript"/>
        </w:rPr>
        <w:t>LOGIC</w:t>
      </w:r>
      <w:r w:rsidRPr="001446D8">
        <w:rPr>
          <w:sz w:val="24"/>
        </w:rPr>
        <w:t xml:space="preserve"> (Hi State) = 3,3 V. Matningsspänningarna för kretsen LF398 kan vara </w:t>
      </w:r>
      <w:r w:rsidRPr="001446D8">
        <w:rPr>
          <w:sz w:val="24"/>
        </w:rPr>
        <w:sym w:font="Symbol" w:char="F0B1"/>
      </w:r>
      <w:r w:rsidRPr="001446D8">
        <w:rPr>
          <w:sz w:val="24"/>
        </w:rPr>
        <w:t>15 V och pinkonfigur</w:t>
      </w:r>
      <w:r>
        <w:rPr>
          <w:sz w:val="24"/>
        </w:rPr>
        <w:t xml:space="preserve">ationen framgår av </w:t>
      </w:r>
      <w:r w:rsidRPr="001446D8">
        <w:rPr>
          <w:sz w:val="24"/>
        </w:rPr>
        <w:t>figur</w:t>
      </w:r>
      <w:r>
        <w:rPr>
          <w:sz w:val="24"/>
        </w:rPr>
        <w:t xml:space="preserve"> 4.</w:t>
      </w:r>
      <w:ins w:id="429" w:author="Erik Agrell" w:date="2015-10-27T22:56:00Z">
        <w:r w:rsidR="00EB31B8">
          <w:rPr>
            <w:sz w:val="24"/>
          </w:rPr>
          <w:t>3</w:t>
        </w:r>
      </w:ins>
      <w:del w:id="430" w:author="Erik Agrell" w:date="2015-10-27T22:56:00Z">
        <w:r w:rsidDel="00EB31B8">
          <w:rPr>
            <w:sz w:val="24"/>
          </w:rPr>
          <w:delText>4</w:delText>
        </w:r>
      </w:del>
      <w:r w:rsidRPr="001446D8">
        <w:rPr>
          <w:sz w:val="24"/>
        </w:rPr>
        <w:t xml:space="preserve">. Hållkapacitansen </w:t>
      </w:r>
      <w:proofErr w:type="spellStart"/>
      <w:r w:rsidRPr="001446D8">
        <w:rPr>
          <w:sz w:val="24"/>
        </w:rPr>
        <w:t>C</w:t>
      </w:r>
      <w:r w:rsidRPr="001446D8">
        <w:rPr>
          <w:sz w:val="24"/>
          <w:vertAlign w:val="subscript"/>
        </w:rPr>
        <w:t>h</w:t>
      </w:r>
      <w:proofErr w:type="spellEnd"/>
      <w:r w:rsidRPr="001446D8">
        <w:rPr>
          <w:sz w:val="24"/>
        </w:rPr>
        <w:t xml:space="preserve"> kopplas mot jord och kan typiskt ha värdet 10 </w:t>
      </w:r>
      <w:proofErr w:type="spellStart"/>
      <w:r w:rsidRPr="001446D8">
        <w:rPr>
          <w:sz w:val="24"/>
        </w:rPr>
        <w:t>nF</w:t>
      </w:r>
      <w:proofErr w:type="spellEnd"/>
      <w:r w:rsidRPr="001446D8">
        <w:rPr>
          <w:sz w:val="24"/>
        </w:rPr>
        <w:t>.</w:t>
      </w:r>
    </w:p>
    <w:p w14:paraId="591CA4D1" w14:textId="77777777" w:rsidR="00477209" w:rsidRPr="00477209" w:rsidRDefault="00477209" w:rsidP="00477209"/>
    <w:p w14:paraId="7ABAA940" w14:textId="590017CA" w:rsidR="00F27515" w:rsidRPr="001446D8" w:rsidDel="00EB31B8" w:rsidRDefault="00621F7A" w:rsidP="00CF05DC">
      <w:pPr>
        <w:pStyle w:val="figure"/>
        <w:rPr>
          <w:del w:id="431" w:author="Erik Agrell" w:date="2015-10-27T22:56:00Z"/>
        </w:rPr>
      </w:pPr>
      <w:del w:id="432" w:author="Erik Agrell" w:date="2015-10-27T22:56:00Z">
        <w:r w:rsidRPr="00C67CFC" w:rsidDel="00EB31B8">
          <w:rPr>
            <w:noProof/>
            <w:lang w:val="en-US"/>
          </w:rPr>
          <w:lastRenderedPageBreak/>
          <w:drawing>
            <wp:inline distT="0" distB="0" distL="0" distR="0" wp14:anchorId="0D94669D" wp14:editId="11314105">
              <wp:extent cx="4851400" cy="3225800"/>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1400" cy="3225800"/>
                      </a:xfrm>
                      <a:prstGeom prst="rect">
                        <a:avLst/>
                      </a:prstGeom>
                      <a:noFill/>
                      <a:ln>
                        <a:noFill/>
                      </a:ln>
                    </pic:spPr>
                  </pic:pic>
                </a:graphicData>
              </a:graphic>
            </wp:inline>
          </w:drawing>
        </w:r>
      </w:del>
    </w:p>
    <w:p w14:paraId="65FBF329" w14:textId="7BA02BCA" w:rsidR="00F27515" w:rsidRPr="001446D8" w:rsidDel="00EB31B8" w:rsidRDefault="000E3D2F" w:rsidP="00CF05DC">
      <w:pPr>
        <w:pStyle w:val="Caption"/>
        <w:rPr>
          <w:del w:id="433" w:author="Erik Agrell" w:date="2015-10-27T22:56:00Z"/>
        </w:rPr>
      </w:pPr>
      <w:del w:id="434" w:author="Erik Agrell" w:date="2015-10-27T22:56:00Z">
        <w:r w:rsidDel="00EB31B8">
          <w:delText>Fig.</w:delText>
        </w:r>
        <w:r w:rsidR="00F27515" w:rsidRPr="001446D8" w:rsidDel="00EB31B8">
          <w:delText xml:space="preserve"> 4.2. Kretsschema för Sample-and-Hold-kretsen.</w:delText>
        </w:r>
      </w:del>
    </w:p>
    <w:p w14:paraId="3B8413D9" w14:textId="2B89E4D7" w:rsidR="00F27515" w:rsidRPr="001446D8" w:rsidRDefault="00621F7A" w:rsidP="00CF05DC">
      <w:pPr>
        <w:pStyle w:val="figure"/>
      </w:pPr>
      <w:del w:id="435" w:author="Li Yan" w:date="2015-10-31T14:47:00Z">
        <w:r w:rsidRPr="00C67CFC" w:rsidDel="00313BA8">
          <w:rPr>
            <w:noProof/>
            <w:lang w:val="en-US"/>
          </w:rPr>
          <w:drawing>
            <wp:inline distT="0" distB="0" distL="0" distR="0" wp14:anchorId="4AF3A9E2" wp14:editId="2A56B623">
              <wp:extent cx="2519680" cy="2160000"/>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2">
                        <a:extLst>
                          <a:ext uri="{28A0092B-C50C-407E-A947-70E740481C1C}">
                            <a14:useLocalDpi xmlns:a14="http://schemas.microsoft.com/office/drawing/2010/main" val="0"/>
                          </a:ext>
                        </a:extLst>
                      </a:blip>
                      <a:srcRect l="53308" t="24168" r="-176" b="-1601"/>
                      <a:stretch/>
                    </pic:blipFill>
                    <pic:spPr bwMode="auto">
                      <a:xfrm>
                        <a:off x="0" y="0"/>
                        <a:ext cx="2523698" cy="2163444"/>
                      </a:xfrm>
                      <a:prstGeom prst="rect">
                        <a:avLst/>
                      </a:prstGeom>
                      <a:noFill/>
                      <a:ln>
                        <a:noFill/>
                      </a:ln>
                      <a:extLst>
                        <a:ext uri="{53640926-AAD7-44d8-BBD7-CCE9431645EC}">
                          <a14:shadowObscured xmlns:a14="http://schemas.microsoft.com/office/drawing/2010/main"/>
                        </a:ext>
                      </a:extLst>
                    </pic:spPr>
                  </pic:pic>
                </a:graphicData>
              </a:graphic>
            </wp:inline>
          </w:drawing>
        </w:r>
      </w:del>
      <w:ins w:id="436" w:author="Li Yan" w:date="2015-10-31T14:47:00Z">
        <w:r w:rsidR="00313BA8">
          <w:rPr>
            <w:noProof/>
            <w:lang w:val="en-US"/>
          </w:rPr>
          <w:drawing>
            <wp:inline distT="0" distB="0" distL="0" distR="0" wp14:anchorId="641CC9D8" wp14:editId="7B91F0BF">
              <wp:extent cx="3746172" cy="2911847"/>
              <wp:effectExtent l="0" t="0" r="698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ample and hold.png"/>
                      <pic:cNvPicPr/>
                    </pic:nvPicPr>
                    <pic:blipFill>
                      <a:blip r:embed="rId53">
                        <a:extLst>
                          <a:ext uri="{28A0092B-C50C-407E-A947-70E740481C1C}">
                            <a14:useLocalDpi xmlns:a14="http://schemas.microsoft.com/office/drawing/2010/main" val="0"/>
                          </a:ext>
                        </a:extLst>
                      </a:blip>
                      <a:stretch>
                        <a:fillRect/>
                      </a:stretch>
                    </pic:blipFill>
                    <pic:spPr>
                      <a:xfrm>
                        <a:off x="0" y="0"/>
                        <a:ext cx="3752831" cy="2917023"/>
                      </a:xfrm>
                      <a:prstGeom prst="rect">
                        <a:avLst/>
                      </a:prstGeom>
                    </pic:spPr>
                  </pic:pic>
                </a:graphicData>
              </a:graphic>
            </wp:inline>
          </w:drawing>
        </w:r>
      </w:ins>
    </w:p>
    <w:p w14:paraId="54FA4B5D" w14:textId="107D45BC" w:rsidR="00F27515" w:rsidRPr="0065789D" w:rsidRDefault="000E3D2F" w:rsidP="00CF05DC">
      <w:pPr>
        <w:pStyle w:val="Caption"/>
        <w:rPr>
          <w:lang w:val="en-US"/>
          <w:rPrChange w:id="437" w:author="liyan" w:date="2015-11-16T10:36:00Z">
            <w:rPr/>
          </w:rPrChange>
        </w:rPr>
      </w:pPr>
      <w:r>
        <w:t>Fig.</w:t>
      </w:r>
      <w:r w:rsidR="00F27515" w:rsidRPr="001446D8">
        <w:t xml:space="preserve"> 4.</w:t>
      </w:r>
      <w:ins w:id="438" w:author="Erik Agrell" w:date="2015-10-27T22:56:00Z">
        <w:r w:rsidR="00EB31B8">
          <w:t>2</w:t>
        </w:r>
      </w:ins>
      <w:del w:id="439" w:author="Erik Agrell" w:date="2015-10-27T22:56:00Z">
        <w:r w:rsidR="00F27515" w:rsidRPr="001446D8" w:rsidDel="00EB31B8">
          <w:delText>3</w:delText>
        </w:r>
      </w:del>
      <w:r w:rsidR="00F27515" w:rsidRPr="001446D8">
        <w:t xml:space="preserve">. </w:t>
      </w:r>
      <w:r w:rsidR="00FA4930">
        <w:t>S</w:t>
      </w:r>
      <w:r w:rsidR="00F27515" w:rsidRPr="001446D8">
        <w:t xml:space="preserve">tyrsignaler för </w:t>
      </w:r>
      <w:del w:id="440" w:author="Erik Agrell" w:date="2015-12-13T20:37:00Z">
        <w:r w:rsidR="00F27515" w:rsidRPr="001446D8" w:rsidDel="00A47D44">
          <w:delText>Sample-and-Hold</w:delText>
        </w:r>
      </w:del>
      <w:ins w:id="441" w:author="Erik Agrell" w:date="2015-12-13T20:37:00Z">
        <w:r w:rsidR="00A47D44">
          <w:t>S/H</w:t>
        </w:r>
      </w:ins>
      <w:r w:rsidR="00F27515" w:rsidRPr="001446D8">
        <w:t>-kretsen</w:t>
      </w:r>
      <w:r w:rsidR="00AC5242" w:rsidRPr="001446D8">
        <w:t xml:space="preserve"> </w:t>
      </w:r>
      <w:r w:rsidR="00FA4930">
        <w:t xml:space="preserve">LF198/398 </w:t>
      </w:r>
      <w:r w:rsidR="00AC5242" w:rsidRPr="001446D8">
        <w:t>enligt databladet.</w:t>
      </w:r>
      <w:ins w:id="442" w:author="Erik Agrell" w:date="2015-10-27T22:57:00Z">
        <w:r w:rsidR="00EB31B8">
          <w:t xml:space="preserve"> </w:t>
        </w:r>
      </w:ins>
      <w:ins w:id="443" w:author="Erik Agrell" w:date="2015-12-15T11:40:00Z">
        <w:r w:rsidR="00ED3FB2">
          <w:rPr>
            <w:lang w:val="en-US"/>
          </w:rPr>
          <w:t>threshold should be 1.4 V</w:t>
        </w:r>
      </w:ins>
    </w:p>
    <w:p w14:paraId="55EF542A" w14:textId="77777777" w:rsidR="00F27515" w:rsidRPr="001446D8" w:rsidRDefault="00621F7A" w:rsidP="00CF05DC">
      <w:pPr>
        <w:pStyle w:val="figure"/>
      </w:pPr>
      <w:r w:rsidRPr="00C67CFC">
        <w:rPr>
          <w:noProof/>
          <w:lang w:val="en-US"/>
        </w:rPr>
        <w:drawing>
          <wp:inline distT="0" distB="0" distL="0" distR="0" wp14:anchorId="3D5427A3" wp14:editId="6FA5C104">
            <wp:extent cx="2383493" cy="2188293"/>
            <wp:effectExtent l="0" t="0" r="444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3905" cy="2188671"/>
                    </a:xfrm>
                    <a:prstGeom prst="rect">
                      <a:avLst/>
                    </a:prstGeom>
                    <a:noFill/>
                    <a:ln>
                      <a:noFill/>
                    </a:ln>
                  </pic:spPr>
                </pic:pic>
              </a:graphicData>
            </a:graphic>
          </wp:inline>
        </w:drawing>
      </w:r>
    </w:p>
    <w:p w14:paraId="55E63E6F" w14:textId="3AD7A691" w:rsidR="00F27515" w:rsidRPr="0065789D" w:rsidRDefault="000E3D2F" w:rsidP="00CF05DC">
      <w:pPr>
        <w:pStyle w:val="Caption"/>
        <w:rPr>
          <w:rPrChange w:id="444" w:author="liyan" w:date="2015-11-16T10:36:00Z">
            <w:rPr>
              <w:lang w:val="en-GB"/>
            </w:rPr>
          </w:rPrChange>
        </w:rPr>
      </w:pPr>
      <w:r w:rsidRPr="0065789D">
        <w:rPr>
          <w:rPrChange w:id="445" w:author="liyan" w:date="2015-11-16T10:36:00Z">
            <w:rPr>
              <w:lang w:val="en-GB"/>
            </w:rPr>
          </w:rPrChange>
        </w:rPr>
        <w:t>Fig.</w:t>
      </w:r>
      <w:r w:rsidR="00F27515" w:rsidRPr="0065789D">
        <w:rPr>
          <w:rPrChange w:id="446" w:author="liyan" w:date="2015-11-16T10:36:00Z">
            <w:rPr>
              <w:lang w:val="en-GB"/>
            </w:rPr>
          </w:rPrChange>
        </w:rPr>
        <w:t xml:space="preserve"> 4.</w:t>
      </w:r>
      <w:ins w:id="447" w:author="Erik Agrell" w:date="2015-10-27T22:56:00Z">
        <w:r w:rsidR="00EB31B8" w:rsidRPr="0065789D">
          <w:rPr>
            <w:rPrChange w:id="448" w:author="liyan" w:date="2015-11-16T10:36:00Z">
              <w:rPr>
                <w:lang w:val="en-GB"/>
              </w:rPr>
            </w:rPrChange>
          </w:rPr>
          <w:t>3</w:t>
        </w:r>
      </w:ins>
      <w:del w:id="449" w:author="Erik Agrell" w:date="2015-10-27T22:56:00Z">
        <w:r w:rsidR="00F27515" w:rsidRPr="0065789D" w:rsidDel="00EB31B8">
          <w:rPr>
            <w:rPrChange w:id="450" w:author="liyan" w:date="2015-11-16T10:36:00Z">
              <w:rPr>
                <w:lang w:val="en-GB"/>
              </w:rPr>
            </w:rPrChange>
          </w:rPr>
          <w:delText>4</w:delText>
        </w:r>
      </w:del>
      <w:r w:rsidR="00F27515" w:rsidRPr="0065789D">
        <w:rPr>
          <w:rPrChange w:id="451" w:author="liyan" w:date="2015-11-16T10:36:00Z">
            <w:rPr>
              <w:lang w:val="en-GB"/>
            </w:rPr>
          </w:rPrChange>
        </w:rPr>
        <w:t xml:space="preserve">. Pinkonfiguration för </w:t>
      </w:r>
      <w:del w:id="452" w:author="Erik Agrell" w:date="2015-12-13T20:37:00Z">
        <w:r w:rsidR="00F27515" w:rsidRPr="0065789D" w:rsidDel="00A47D44">
          <w:rPr>
            <w:rPrChange w:id="453" w:author="liyan" w:date="2015-11-16T10:36:00Z">
              <w:rPr>
                <w:lang w:val="en-GB"/>
              </w:rPr>
            </w:rPrChange>
          </w:rPr>
          <w:delText>Sample-and-Hold</w:delText>
        </w:r>
      </w:del>
      <w:ins w:id="454" w:author="Erik Agrell" w:date="2015-12-13T20:37:00Z">
        <w:r w:rsidR="00A47D44">
          <w:t>S/H</w:t>
        </w:r>
      </w:ins>
      <w:r w:rsidR="00F27515" w:rsidRPr="0065789D">
        <w:rPr>
          <w:rPrChange w:id="455" w:author="liyan" w:date="2015-11-16T10:36:00Z">
            <w:rPr>
              <w:lang w:val="en-GB"/>
            </w:rPr>
          </w:rPrChange>
        </w:rPr>
        <w:t>-kretsen.</w:t>
      </w:r>
    </w:p>
    <w:p w14:paraId="0530D1C3" w14:textId="77777777" w:rsidR="00F27515" w:rsidRPr="001446D8" w:rsidRDefault="00F27515" w:rsidP="00B415FD">
      <w:pPr>
        <w:pStyle w:val="Heading2"/>
        <w:rPr>
          <w:bCs/>
        </w:rPr>
      </w:pPr>
      <w:r w:rsidRPr="001446D8">
        <w:t>Bipolära signaler</w:t>
      </w:r>
    </w:p>
    <w:p w14:paraId="1DBD885E" w14:textId="699AAD56" w:rsidR="00D66843" w:rsidRPr="001446D8" w:rsidRDefault="00F27515" w:rsidP="00D66843">
      <w:pPr>
        <w:spacing w:line="240" w:lineRule="atLeast"/>
        <w:rPr>
          <w:sz w:val="24"/>
        </w:rPr>
      </w:pPr>
      <w:r w:rsidRPr="001446D8">
        <w:rPr>
          <w:sz w:val="24"/>
        </w:rPr>
        <w:t>För att kunna omvandla tidsvarierande AC-signaler kan det vara en fördel att låta det analoga inspänningsområdet vara symmetriskt kring 0 V. För D/A-omvandlaren kan vi förskjuta utsignalen genom att introducera en resistor R</w:t>
      </w:r>
      <w:r w:rsidRPr="001446D8">
        <w:rPr>
          <w:sz w:val="24"/>
          <w:vertAlign w:val="subscript"/>
        </w:rPr>
        <w:t>5</w:t>
      </w:r>
      <w:r w:rsidRPr="001446D8">
        <w:rPr>
          <w:sz w:val="24"/>
        </w:rPr>
        <w:t xml:space="preserve"> enligt figur 4.</w:t>
      </w:r>
      <w:ins w:id="456" w:author="Erik Agrell" w:date="2015-10-27T22:56:00Z">
        <w:r w:rsidR="00EB31B8">
          <w:rPr>
            <w:sz w:val="24"/>
          </w:rPr>
          <w:t>4</w:t>
        </w:r>
      </w:ins>
      <w:del w:id="457" w:author="Erik Agrell" w:date="2015-10-27T22:56:00Z">
        <w:r w:rsidRPr="001446D8" w:rsidDel="00EB31B8">
          <w:rPr>
            <w:sz w:val="24"/>
          </w:rPr>
          <w:delText>5</w:delText>
        </w:r>
      </w:del>
      <w:r w:rsidRPr="001446D8">
        <w:rPr>
          <w:sz w:val="24"/>
        </w:rPr>
        <w:t>.</w:t>
      </w:r>
      <w:moveToRangeStart w:id="458" w:author="Erik Agrell" w:date="2015-12-13T21:48:00Z" w:name="move311662637"/>
      <w:moveTo w:id="459" w:author="Erik Agrell" w:date="2015-12-13T21:48:00Z">
        <w:del w:id="460" w:author="Erik Agrell" w:date="2015-12-13T21:48:00Z">
          <w:r w:rsidR="00D66843" w:rsidRPr="00C67CFC" w:rsidDel="00D66843">
            <w:rPr>
              <w:sz w:val="24"/>
            </w:rPr>
            <w:delText>Kondensatorn</w:delText>
          </w:r>
        </w:del>
        <w:del w:id="461" w:author="Erik Agrell" w:date="2015-12-15T11:40:00Z">
          <w:r w:rsidR="00D66843" w:rsidRPr="00C67CFC" w:rsidDel="00ED3FB2">
            <w:rPr>
              <w:sz w:val="24"/>
            </w:rPr>
            <w:delText xml:space="preserve"> </w:delText>
          </w:r>
          <w:r w:rsidR="00D66843" w:rsidRPr="00C67CFC" w:rsidDel="00ED3FB2">
            <w:rPr>
              <w:i/>
              <w:sz w:val="24"/>
            </w:rPr>
            <w:delText>C</w:delText>
          </w:r>
          <w:r w:rsidR="00D66843" w:rsidRPr="00C67CFC" w:rsidDel="00ED3FB2">
            <w:rPr>
              <w:i/>
              <w:sz w:val="24"/>
              <w:vertAlign w:val="subscript"/>
            </w:rPr>
            <w:delText>2</w:delText>
          </w:r>
        </w:del>
        <w:del w:id="462" w:author="Erik Agrell" w:date="2015-12-13T21:48:00Z">
          <w:r w:rsidR="00D66843" w:rsidRPr="00C67CFC" w:rsidDel="00D66843">
            <w:rPr>
              <w:sz w:val="24"/>
            </w:rPr>
            <w:delText xml:space="preserve"> </w:delText>
          </w:r>
        </w:del>
        <w:del w:id="463" w:author="Erik Agrell" w:date="2015-12-15T11:40:00Z">
          <w:r w:rsidR="00D66843" w:rsidRPr="00C67CFC" w:rsidDel="00ED3FB2">
            <w:rPr>
              <w:sz w:val="24"/>
            </w:rPr>
            <w:delText>behövs för att förhindra ringningar i stegsvaret. Lämpligt värde är 33 pF.</w:delText>
          </w:r>
        </w:del>
      </w:moveTo>
    </w:p>
    <w:moveToRangeEnd w:id="458"/>
    <w:p w14:paraId="3CEBCDA1" w14:textId="209C0D78" w:rsidR="00F27515" w:rsidRPr="001446D8" w:rsidRDefault="00F27515" w:rsidP="00F27515">
      <w:pPr>
        <w:spacing w:line="240" w:lineRule="atLeast"/>
        <w:rPr>
          <w:sz w:val="24"/>
        </w:rPr>
      </w:pPr>
    </w:p>
    <w:p w14:paraId="3D3C5E46" w14:textId="77777777" w:rsidR="00F27515" w:rsidRPr="001446D8" w:rsidRDefault="00F27515" w:rsidP="00F27515">
      <w:pPr>
        <w:spacing w:line="240" w:lineRule="atLeast"/>
        <w:rPr>
          <w:sz w:val="24"/>
        </w:rPr>
      </w:pPr>
    </w:p>
    <w:p w14:paraId="4FF97387" w14:textId="5DD3A014" w:rsidR="00AC5242" w:rsidRPr="001446D8" w:rsidRDefault="005B223F" w:rsidP="00CF05DC">
      <w:pPr>
        <w:pStyle w:val="figure"/>
      </w:pPr>
      <w:r>
        <w:lastRenderedPageBreak/>
        <w:pict w14:anchorId="379803B9">
          <v:shape id="_x0000_i1043" type="#_x0000_t75" style="width:393.5pt;height:273.05pt">
            <v:imagedata r:id="rId55" o:title=""/>
          </v:shape>
        </w:pict>
      </w:r>
    </w:p>
    <w:p w14:paraId="76BEB4C6" w14:textId="34823C33" w:rsidR="005E529C" w:rsidRDefault="00F27515" w:rsidP="00CF05DC">
      <w:pPr>
        <w:pStyle w:val="Caption"/>
      </w:pPr>
      <w:commentRangeStart w:id="464"/>
      <w:r w:rsidRPr="001446D8">
        <w:t xml:space="preserve">Fig. </w:t>
      </w:r>
      <w:commentRangeEnd w:id="464"/>
      <w:r w:rsidR="00E4702C">
        <w:rPr>
          <w:rStyle w:val="CommentReference"/>
          <w:i w:val="0"/>
        </w:rPr>
        <w:commentReference w:id="464"/>
      </w:r>
      <w:r w:rsidRPr="001446D8">
        <w:t>4.</w:t>
      </w:r>
      <w:ins w:id="465" w:author="Erik Agrell" w:date="2015-10-27T22:56:00Z">
        <w:r w:rsidR="00EB31B8">
          <w:t>4</w:t>
        </w:r>
      </w:ins>
      <w:del w:id="466" w:author="Erik Agrell" w:date="2015-10-27T22:56:00Z">
        <w:r w:rsidRPr="001446D8" w:rsidDel="00EB31B8">
          <w:delText>5</w:delText>
        </w:r>
      </w:del>
      <w:r w:rsidRPr="001446D8">
        <w:t>: Kretsschemat för den analoga delen hos en bipolär D/A-omvandlare.</w:t>
      </w:r>
    </w:p>
    <w:p w14:paraId="1F08DB97" w14:textId="458ADC85" w:rsidR="00F27515" w:rsidRPr="001446D8" w:rsidRDefault="004A0012" w:rsidP="00B415FD">
      <w:pPr>
        <w:pStyle w:val="Heading2"/>
        <w:rPr>
          <w:bCs/>
        </w:rPr>
      </w:pPr>
      <w:r>
        <w:t>S</w:t>
      </w:r>
      <w:r w:rsidR="00F27515" w:rsidRPr="001446D8">
        <w:t xml:space="preserve">eriell </w:t>
      </w:r>
      <w:r>
        <w:t>mottagare</w:t>
      </w:r>
    </w:p>
    <w:p w14:paraId="31DCF910" w14:textId="73D4B73B" w:rsidR="00F27515" w:rsidRPr="001446D8" w:rsidRDefault="00F27515" w:rsidP="00F27515">
      <w:pPr>
        <w:spacing w:line="240" w:lineRule="atLeast"/>
        <w:rPr>
          <w:sz w:val="24"/>
        </w:rPr>
      </w:pPr>
      <w:r w:rsidRPr="001446D8">
        <w:rPr>
          <w:sz w:val="24"/>
        </w:rPr>
        <w:t>Överföringen kommer att ske asynkront och mottagaren måste känna till den datahas</w:t>
      </w:r>
      <w:r w:rsidR="000948C7">
        <w:rPr>
          <w:sz w:val="24"/>
        </w:rPr>
        <w:t xml:space="preserve">tighet som vi sänder med. </w:t>
      </w:r>
      <w:r w:rsidR="004016FB">
        <w:rPr>
          <w:sz w:val="24"/>
        </w:rPr>
        <w:t>Synkronisering sker genom att mo</w:t>
      </w:r>
      <w:r w:rsidR="00193DD2">
        <w:rPr>
          <w:sz w:val="24"/>
        </w:rPr>
        <w:t>ttagaren identifierar övergångarna</w:t>
      </w:r>
      <w:r w:rsidR="004016FB">
        <w:rPr>
          <w:sz w:val="24"/>
        </w:rPr>
        <w:t xml:space="preserve"> från stoppbit till </w:t>
      </w:r>
      <w:proofErr w:type="spellStart"/>
      <w:r w:rsidR="004016FB">
        <w:rPr>
          <w:sz w:val="24"/>
        </w:rPr>
        <w:t>startbit</w:t>
      </w:r>
      <w:proofErr w:type="spellEnd"/>
      <w:r w:rsidR="004016FB">
        <w:rPr>
          <w:sz w:val="24"/>
        </w:rPr>
        <w:t xml:space="preserve">. </w:t>
      </w:r>
      <w:r w:rsidR="000948C7">
        <w:rPr>
          <w:sz w:val="24"/>
        </w:rPr>
        <w:t>I stopptillståndet lig</w:t>
      </w:r>
      <w:r w:rsidRPr="001446D8">
        <w:rPr>
          <w:sz w:val="24"/>
        </w:rPr>
        <w:t>ge</w:t>
      </w:r>
      <w:r w:rsidR="009878C0" w:rsidRPr="001446D8">
        <w:rPr>
          <w:sz w:val="24"/>
        </w:rPr>
        <w:t xml:space="preserve">r utsignalen på </w:t>
      </w:r>
      <w:r w:rsidR="000948C7">
        <w:rPr>
          <w:sz w:val="24"/>
        </w:rPr>
        <w:t>logisk 0</w:t>
      </w:r>
      <w:r w:rsidR="009878C0" w:rsidRPr="001446D8">
        <w:rPr>
          <w:sz w:val="24"/>
        </w:rPr>
        <w:t>. Mot</w:t>
      </w:r>
      <w:r w:rsidRPr="001446D8">
        <w:rPr>
          <w:sz w:val="24"/>
        </w:rPr>
        <w:t xml:space="preserve">tagaren känner av när det dyker upp en </w:t>
      </w:r>
      <w:proofErr w:type="spellStart"/>
      <w:r w:rsidRPr="001446D8">
        <w:rPr>
          <w:sz w:val="24"/>
        </w:rPr>
        <w:t>startbit</w:t>
      </w:r>
      <w:proofErr w:type="spellEnd"/>
      <w:r w:rsidRPr="001446D8">
        <w:rPr>
          <w:sz w:val="24"/>
        </w:rPr>
        <w:t xml:space="preserve"> och startar en sekvens med avläsningar av signalen vid respektive bitperiods mittpunkt. Efter stoppbiten kan mottagaren aktiveras på nytt så fort det kommer en ny </w:t>
      </w:r>
      <w:proofErr w:type="spellStart"/>
      <w:r w:rsidRPr="001446D8">
        <w:rPr>
          <w:sz w:val="24"/>
        </w:rPr>
        <w:t>startbit</w:t>
      </w:r>
      <w:proofErr w:type="spellEnd"/>
      <w:r w:rsidRPr="001446D8">
        <w:rPr>
          <w:sz w:val="24"/>
        </w:rPr>
        <w:t xml:space="preserve">. Efter 8 mottagna bitar kan det erhållna </w:t>
      </w:r>
      <w:proofErr w:type="spellStart"/>
      <w:r w:rsidRPr="001446D8">
        <w:rPr>
          <w:sz w:val="24"/>
        </w:rPr>
        <w:t>dataordet</w:t>
      </w:r>
      <w:proofErr w:type="spellEnd"/>
      <w:r w:rsidRPr="001446D8">
        <w:rPr>
          <w:sz w:val="24"/>
        </w:rPr>
        <w:t xml:space="preserve"> </w:t>
      </w:r>
      <w:r w:rsidR="009A4F06">
        <w:rPr>
          <w:sz w:val="24"/>
        </w:rPr>
        <w:t>omvandlas till en analog signal. Se exemplet i figur 3.5.</w:t>
      </w:r>
    </w:p>
    <w:p w14:paraId="054BA00D" w14:textId="77777777" w:rsidR="00F27515" w:rsidRPr="001446D8" w:rsidRDefault="00F27515" w:rsidP="00F27515">
      <w:pPr>
        <w:spacing w:line="240" w:lineRule="atLeast"/>
        <w:rPr>
          <w:sz w:val="24"/>
        </w:rPr>
      </w:pPr>
    </w:p>
    <w:p w14:paraId="2FD09377" w14:textId="77777777" w:rsidR="000948C7" w:rsidRDefault="000948C7" w:rsidP="00F27515">
      <w:pPr>
        <w:spacing w:line="240" w:lineRule="atLeast"/>
        <w:rPr>
          <w:sz w:val="24"/>
        </w:rPr>
      </w:pPr>
      <w:r>
        <w:rPr>
          <w:sz w:val="24"/>
        </w:rPr>
        <w:t>I verkligheten representeras logisk 1 av –8V och 0 av +8V på DE1-kortet. Detta görs automatiskt i kortets drivkretsar, så vi behöver endast bry oss om de logiska nivåerna (0 och 1) i labben.</w:t>
      </w:r>
    </w:p>
    <w:p w14:paraId="4147BFE8" w14:textId="1119B208" w:rsidR="00F27515" w:rsidRPr="001446D8" w:rsidRDefault="00F27515" w:rsidP="00F27515">
      <w:pPr>
        <w:spacing w:line="240" w:lineRule="atLeast"/>
        <w:rPr>
          <w:sz w:val="24"/>
        </w:rPr>
      </w:pPr>
    </w:p>
    <w:p w14:paraId="19DB1675" w14:textId="77777777" w:rsidR="00F27515" w:rsidRPr="001446D8" w:rsidRDefault="00F27515" w:rsidP="00B415FD">
      <w:pPr>
        <w:pStyle w:val="Heading2"/>
      </w:pPr>
      <w:r w:rsidRPr="001446D8">
        <w:t>Förberedelseuppgifter</w:t>
      </w:r>
    </w:p>
    <w:p w14:paraId="6A0F4E63" w14:textId="58E15225" w:rsidR="00F27515" w:rsidRPr="001446D8" w:rsidRDefault="007771BA" w:rsidP="000F486C">
      <w:pPr>
        <w:pStyle w:val="List"/>
      </w:pPr>
      <w:r>
        <w:t>4.1</w:t>
      </w:r>
      <w:r w:rsidR="000F486C">
        <w:tab/>
      </w:r>
      <w:r w:rsidR="00F27515" w:rsidRPr="001446D8">
        <w:t xml:space="preserve">Gör ett kopplingsschema för </w:t>
      </w:r>
      <w:del w:id="467" w:author="Erik Agrell" w:date="2015-12-13T20:37:00Z">
        <w:r w:rsidR="00F27515" w:rsidRPr="001446D8" w:rsidDel="00A47D44">
          <w:delText>Sample-and-Hold</w:delText>
        </w:r>
      </w:del>
      <w:ins w:id="468" w:author="Erik Agrell" w:date="2015-12-13T20:37:00Z">
        <w:r w:rsidR="00A47D44">
          <w:t>S/H</w:t>
        </w:r>
      </w:ins>
      <w:r w:rsidR="00F27515" w:rsidRPr="001446D8">
        <w:t>-kretsen LF398</w:t>
      </w:r>
      <w:ins w:id="469" w:author="Cristian Bogdan Czegledi" w:date="2015-10-28T16:14:00Z">
        <w:r w:rsidR="00AC0A0A">
          <w:t xml:space="preserve"> </w:t>
        </w:r>
        <w:proofErr w:type="spellStart"/>
        <w:r w:rsidR="00AC0A0A">
          <w:t>based</w:t>
        </w:r>
        <w:proofErr w:type="spellEnd"/>
        <w:r w:rsidR="00AC0A0A">
          <w:t xml:space="preserve"> on </w:t>
        </w:r>
        <w:proofErr w:type="spellStart"/>
        <w:r w:rsidR="00AC0A0A">
          <w:t>Figure</w:t>
        </w:r>
        <w:proofErr w:type="spellEnd"/>
        <w:r w:rsidR="00AC0A0A">
          <w:t xml:space="preserve"> </w:t>
        </w:r>
      </w:ins>
      <w:ins w:id="470" w:author="Cristian Bogdan Czegledi" w:date="2015-10-28T16:15:00Z">
        <w:r w:rsidR="00AC0A0A">
          <w:t>4.3</w:t>
        </w:r>
      </w:ins>
      <w:r w:rsidR="00F27515" w:rsidRPr="001446D8">
        <w:t>.</w:t>
      </w:r>
      <w:r w:rsidR="009878C0" w:rsidRPr="001446D8">
        <w:t xml:space="preserve"> Offset-ingången kan vara öppen.</w:t>
      </w:r>
    </w:p>
    <w:p w14:paraId="2654B4C8" w14:textId="204AD824" w:rsidR="000E11DE" w:rsidRDefault="007771BA" w:rsidP="000F486C">
      <w:pPr>
        <w:pStyle w:val="List"/>
      </w:pPr>
      <w:r>
        <w:t>4.2</w:t>
      </w:r>
      <w:r w:rsidR="000F486C">
        <w:tab/>
      </w:r>
      <w:r w:rsidR="00F27515" w:rsidRPr="001446D8">
        <w:t>Beräkna lämpligt värde på resistansen R</w:t>
      </w:r>
      <w:r w:rsidR="00F27515" w:rsidRPr="001446D8">
        <w:rPr>
          <w:vertAlign w:val="subscript"/>
        </w:rPr>
        <w:t>5</w:t>
      </w:r>
      <w:r w:rsidR="00F27515" w:rsidRPr="001446D8">
        <w:t xml:space="preserve"> så att omvandlingen omfattar bipolära analoga signaler inom området </w:t>
      </w:r>
      <w:r w:rsidR="00F27515" w:rsidRPr="001446D8">
        <w:sym w:font="Symbol" w:char="F0B1"/>
      </w:r>
      <w:r w:rsidR="00F27515" w:rsidRPr="001446D8">
        <w:t>5 V.</w:t>
      </w:r>
    </w:p>
    <w:p w14:paraId="0B1C8F0E" w14:textId="29F64399" w:rsidR="000948C7" w:rsidRDefault="007771BA" w:rsidP="000F486C">
      <w:pPr>
        <w:pStyle w:val="List"/>
      </w:pPr>
      <w:r>
        <w:t>4.3</w:t>
      </w:r>
      <w:r w:rsidR="000948C7">
        <w:tab/>
      </w:r>
      <w:r w:rsidR="0055090C">
        <w:t xml:space="preserve">Om du inte redan har gjort det, besvara frågorna på sid 1. Observera att man med </w:t>
      </w:r>
      <w:r w:rsidR="000948C7">
        <w:t>protokollet som ill</w:t>
      </w:r>
      <w:r w:rsidR="00F4762D">
        <w:t xml:space="preserve">ustreras i figur </w:t>
      </w:r>
      <w:ins w:id="471" w:author="Erik Agrell" w:date="2015-10-27T22:57:00Z">
        <w:r w:rsidR="00EB31B8">
          <w:t>3.5</w:t>
        </w:r>
      </w:ins>
      <w:del w:id="472" w:author="Erik Agrell" w:date="2015-10-27T22:57:00Z">
        <w:r w:rsidR="00F4762D" w:rsidDel="00EB31B8">
          <w:delText>4.</w:delText>
        </w:r>
      </w:del>
      <w:del w:id="473" w:author="Erik Agrell" w:date="2015-10-27T22:56:00Z">
        <w:r w:rsidR="00F4762D" w:rsidDel="00EB31B8">
          <w:delText>6</w:delText>
        </w:r>
      </w:del>
      <w:r w:rsidR="0055090C">
        <w:t xml:space="preserve"> sänder 8 databitar och (minst) 2 signaleringsbitar för varje </w:t>
      </w:r>
      <w:proofErr w:type="spellStart"/>
      <w:r w:rsidR="0055090C">
        <w:t>dataord</w:t>
      </w:r>
      <w:proofErr w:type="spellEnd"/>
      <w:r w:rsidR="0055090C">
        <w:t>.</w:t>
      </w:r>
    </w:p>
    <w:p w14:paraId="149458D9" w14:textId="57B8E372" w:rsidR="00F27515" w:rsidRPr="001446D8" w:rsidRDefault="007771BA" w:rsidP="000F486C">
      <w:pPr>
        <w:pStyle w:val="List"/>
      </w:pPr>
      <w:r>
        <w:t>4.</w:t>
      </w:r>
      <w:r w:rsidR="00334277">
        <w:t>4</w:t>
      </w:r>
      <w:r w:rsidR="000F486C">
        <w:tab/>
      </w:r>
      <w:r w:rsidR="00F27515" w:rsidRPr="001446D8">
        <w:t xml:space="preserve">Modifiera klockfrekvensen för SAR-kretsen på A/D-omvandlaren </w:t>
      </w:r>
      <w:r w:rsidR="0055090C">
        <w:t xml:space="preserve">så att rätt </w:t>
      </w:r>
      <w:proofErr w:type="spellStart"/>
      <w:r w:rsidR="0055090C">
        <w:t>bittakt</w:t>
      </w:r>
      <w:proofErr w:type="spellEnd"/>
      <w:r w:rsidR="0055090C">
        <w:t xml:space="preserve"> enligt föregående uppgift erhålls</w:t>
      </w:r>
      <w:r w:rsidR="00F27515" w:rsidRPr="001446D8">
        <w:t>.</w:t>
      </w:r>
    </w:p>
    <w:p w14:paraId="07F0853C" w14:textId="27592D70" w:rsidR="00F27515" w:rsidRPr="001446D8" w:rsidRDefault="007771BA" w:rsidP="000F486C">
      <w:pPr>
        <w:pStyle w:val="List"/>
      </w:pPr>
      <w:r>
        <w:t>4.</w:t>
      </w:r>
      <w:r w:rsidR="00334277">
        <w:t>5</w:t>
      </w:r>
      <w:r w:rsidR="000F486C">
        <w:tab/>
      </w:r>
      <w:r w:rsidR="00F27515" w:rsidRPr="001446D8">
        <w:t xml:space="preserve">Rita ett tillståndsdiagram för en 8-bitars seriell till parallell-omvandling där protokollet definieras av </w:t>
      </w:r>
      <w:r w:rsidR="007C346C" w:rsidRPr="001446D8">
        <w:t>RS232</w:t>
      </w:r>
      <w:r w:rsidR="00F27515" w:rsidRPr="001446D8">
        <w:t xml:space="preserve">-standarden. Tillståndsdiagrammet skall innehålla ett </w:t>
      </w:r>
      <w:r w:rsidR="0055090C">
        <w:t>stopp</w:t>
      </w:r>
      <w:r w:rsidR="00F27515" w:rsidRPr="001446D8">
        <w:t>tillstånd</w:t>
      </w:r>
      <w:r w:rsidR="0055090C">
        <w:t xml:space="preserve"> </w:t>
      </w:r>
      <w:r w:rsidR="00F27515" w:rsidRPr="001446D8">
        <w:t>och ett starttillstånd.</w:t>
      </w:r>
    </w:p>
    <w:p w14:paraId="33CC4327" w14:textId="24D2EDE5" w:rsidR="00F27515" w:rsidRPr="001446D8" w:rsidRDefault="007771BA" w:rsidP="000F486C">
      <w:pPr>
        <w:pStyle w:val="List"/>
      </w:pPr>
      <w:r>
        <w:t>4.</w:t>
      </w:r>
      <w:r w:rsidR="00334277">
        <w:t>6</w:t>
      </w:r>
      <w:r w:rsidR="000F486C">
        <w:tab/>
      </w:r>
      <w:r w:rsidR="00F27515" w:rsidRPr="001446D8">
        <w:t xml:space="preserve">Konstruera i form av en tillståndsmaskin i VHDL en 8-bitars seriell till parallell-omvandling där protokollet definieras av </w:t>
      </w:r>
      <w:r w:rsidR="007C346C" w:rsidRPr="001446D8">
        <w:t>RS232</w:t>
      </w:r>
      <w:r w:rsidR="00F27515" w:rsidRPr="001446D8">
        <w:t xml:space="preserve">-standarden. Mottagarens klocksignal skall synkroniseras med </w:t>
      </w:r>
      <w:proofErr w:type="spellStart"/>
      <w:r w:rsidR="00F27515" w:rsidRPr="001446D8">
        <w:t>startbiten</w:t>
      </w:r>
      <w:proofErr w:type="spellEnd"/>
      <w:r w:rsidR="00F27515" w:rsidRPr="001446D8">
        <w:t xml:space="preserve"> och omvandlaren skall detektera signalvärdet i mitten av respektive bitperiod. Det senast mottagna parallella </w:t>
      </w:r>
      <w:proofErr w:type="spellStart"/>
      <w:r w:rsidR="00F27515" w:rsidRPr="001446D8">
        <w:t>dataordet</w:t>
      </w:r>
      <w:proofErr w:type="spellEnd"/>
      <w:r w:rsidR="00F27515" w:rsidRPr="001446D8">
        <w:t xml:space="preserve"> skall </w:t>
      </w:r>
      <w:r w:rsidR="0055090C">
        <w:t xml:space="preserve">finnas tillgängligt för A/D-konvertering på kopplingsplattan. För felsökningsändamål presenteras det senaste </w:t>
      </w:r>
      <w:proofErr w:type="spellStart"/>
      <w:r w:rsidR="0055090C">
        <w:t>dataordet</w:t>
      </w:r>
      <w:proofErr w:type="spellEnd"/>
      <w:r w:rsidR="0055090C">
        <w:t xml:space="preserve"> </w:t>
      </w:r>
      <w:r w:rsidR="00F27515" w:rsidRPr="001446D8">
        <w:t xml:space="preserve">presenteras på 8 </w:t>
      </w:r>
      <w:r w:rsidR="00F27515" w:rsidRPr="001446D8">
        <w:lastRenderedPageBreak/>
        <w:t xml:space="preserve">lysdioder </w:t>
      </w:r>
      <w:r w:rsidR="0055090C">
        <w:t>och mottagarens klocka på en annan LED. Definiera FPGA-kretsens pinnkonfiguration i en tabell i separat fil</w:t>
      </w:r>
      <w:r w:rsidR="00F27515" w:rsidRPr="001446D8">
        <w:t>.</w:t>
      </w:r>
    </w:p>
    <w:p w14:paraId="2D60604C" w14:textId="6F3F0E90" w:rsidR="00F27515" w:rsidRPr="001446D8" w:rsidRDefault="007771BA" w:rsidP="000F486C">
      <w:pPr>
        <w:pStyle w:val="List"/>
      </w:pPr>
      <w:r>
        <w:t>4.</w:t>
      </w:r>
      <w:r w:rsidR="00334277">
        <w:t>7</w:t>
      </w:r>
      <w:r w:rsidR="000F486C">
        <w:tab/>
      </w:r>
      <w:r w:rsidR="00F27515" w:rsidRPr="001446D8">
        <w:t xml:space="preserve">Simulera funktionerna i </w:t>
      </w:r>
      <w:proofErr w:type="spellStart"/>
      <w:r w:rsidR="00F27515" w:rsidRPr="001446D8">
        <w:t>ModelSim</w:t>
      </w:r>
      <w:proofErr w:type="spellEnd"/>
      <w:r w:rsidR="00F27515" w:rsidRPr="001446D8">
        <w:t>. Visa tidsdiagram för signalerna på in och utgångar under en omvandlingscykel.</w:t>
      </w:r>
    </w:p>
    <w:p w14:paraId="45B909B0" w14:textId="084565CB" w:rsidR="00F27515" w:rsidRPr="001446D8" w:rsidRDefault="007771BA" w:rsidP="000F486C">
      <w:pPr>
        <w:pStyle w:val="List"/>
      </w:pPr>
      <w:r>
        <w:t>4.</w:t>
      </w:r>
      <w:r w:rsidR="000948C7">
        <w:t>8</w:t>
      </w:r>
      <w:r w:rsidR="000F486C">
        <w:tab/>
      </w:r>
      <w:r w:rsidR="00F27515" w:rsidRPr="001446D8">
        <w:t>Vilket bitmönster kan man förvänta sig om datorn skickar ASCII-teckne</w:t>
      </w:r>
      <w:ins w:id="474" w:author="Erik Agrell" w:date="2015-10-27T23:01:00Z">
        <w:r w:rsidR="00D61AF5">
          <w:t>n</w:t>
        </w:r>
      </w:ins>
      <w:del w:id="475" w:author="Erik Agrell" w:date="2015-10-27T23:01:00Z">
        <w:r w:rsidR="00F27515" w:rsidRPr="001446D8" w:rsidDel="00D61AF5">
          <w:delText>t</w:delText>
        </w:r>
      </w:del>
      <w:r w:rsidR="00F27515" w:rsidRPr="001446D8">
        <w:t xml:space="preserve"> ’</w:t>
      </w:r>
      <w:ins w:id="476" w:author="Erik Agrell" w:date="2015-10-27T23:01:00Z">
        <w:r w:rsidR="00D61AF5">
          <w:t>P</w:t>
        </w:r>
      </w:ins>
      <w:del w:id="477" w:author="Erik Agrell" w:date="2015-10-27T23:01:00Z">
        <w:r w:rsidR="00F27515" w:rsidRPr="001446D8" w:rsidDel="00D61AF5">
          <w:delText>2</w:delText>
        </w:r>
      </w:del>
      <w:r w:rsidR="00F27515" w:rsidRPr="001446D8">
        <w:t xml:space="preserve">’ </w:t>
      </w:r>
      <w:ins w:id="478" w:author="Erik Agrell" w:date="2015-10-27T23:01:00Z">
        <w:r w:rsidR="00D61AF5">
          <w:t xml:space="preserve">och ’?’ </w:t>
        </w:r>
      </w:ins>
      <w:r w:rsidR="00F27515" w:rsidRPr="001446D8">
        <w:t>till den aktuella mottagaren?</w:t>
      </w:r>
      <w:ins w:id="479" w:author="Erik Agrell" w:date="2015-10-27T23:01:00Z">
        <w:r w:rsidR="00D61AF5">
          <w:t xml:space="preserve"> Fyll i dessa bi</w:t>
        </w:r>
      </w:ins>
      <w:ins w:id="480" w:author="Erik Agrell" w:date="2015-10-27T23:02:00Z">
        <w:r w:rsidR="00D61AF5">
          <w:t>t</w:t>
        </w:r>
      </w:ins>
      <w:ins w:id="481" w:author="Erik Agrell" w:date="2015-10-27T23:01:00Z">
        <w:r w:rsidR="00D61AF5">
          <w:t>sekvenser i tabe</w:t>
        </w:r>
      </w:ins>
      <w:ins w:id="482" w:author="Erik Agrell" w:date="2015-10-27T23:02:00Z">
        <w:r w:rsidR="00D61AF5">
          <w:t>l</w:t>
        </w:r>
      </w:ins>
      <w:ins w:id="483" w:author="Erik Agrell" w:date="2015-10-27T23:01:00Z">
        <w:r w:rsidR="00D61AF5">
          <w:t>len under ”Mottagare” nedan.</w:t>
        </w:r>
      </w:ins>
    </w:p>
    <w:p w14:paraId="5B36FA08" w14:textId="77777777" w:rsidR="00F27515" w:rsidRPr="00B415FD" w:rsidRDefault="00F27515" w:rsidP="00B415FD">
      <w:pPr>
        <w:pStyle w:val="Heading2"/>
      </w:pPr>
      <w:r w:rsidRPr="00B415FD">
        <w:t>Utförande</w:t>
      </w:r>
    </w:p>
    <w:p w14:paraId="41FB7DB6" w14:textId="321FC63D" w:rsidR="00F27515" w:rsidRPr="001446D8" w:rsidRDefault="00334277" w:rsidP="00B415FD">
      <w:pPr>
        <w:pStyle w:val="Heading3"/>
      </w:pPr>
      <w:r>
        <w:t>Modifikation av sändaren</w:t>
      </w:r>
    </w:p>
    <w:p w14:paraId="68128668" w14:textId="4261AC98" w:rsidR="00F27515" w:rsidRPr="001446D8" w:rsidRDefault="00F27515" w:rsidP="00F27515">
      <w:pPr>
        <w:spacing w:line="240" w:lineRule="atLeast"/>
        <w:rPr>
          <w:sz w:val="24"/>
        </w:rPr>
      </w:pPr>
      <w:r w:rsidRPr="001446D8">
        <w:rPr>
          <w:sz w:val="24"/>
        </w:rPr>
        <w:t xml:space="preserve">Koppla upp kretsen LF398 på </w:t>
      </w:r>
      <w:proofErr w:type="spellStart"/>
      <w:r w:rsidRPr="001446D8">
        <w:rPr>
          <w:sz w:val="24"/>
        </w:rPr>
        <w:t>labplattan</w:t>
      </w:r>
      <w:proofErr w:type="spellEnd"/>
      <w:r w:rsidRPr="001446D8">
        <w:rPr>
          <w:sz w:val="24"/>
        </w:rPr>
        <w:t xml:space="preserve"> och anslut matningsspänningar ±15V. Anslut till den tidigare konstruktionen av A/D-omvandlaren</w:t>
      </w:r>
      <w:r w:rsidR="00334277">
        <w:rPr>
          <w:sz w:val="24"/>
        </w:rPr>
        <w:t xml:space="preserve"> från </w:t>
      </w:r>
      <w:proofErr w:type="spellStart"/>
      <w:r w:rsidR="00334277">
        <w:rPr>
          <w:sz w:val="24"/>
        </w:rPr>
        <w:t>lab</w:t>
      </w:r>
      <w:proofErr w:type="spellEnd"/>
      <w:r w:rsidR="00334277">
        <w:rPr>
          <w:sz w:val="24"/>
        </w:rPr>
        <w:t xml:space="preserve"> 3 och ladda ned sändarens VHDL-kod</w:t>
      </w:r>
      <w:r w:rsidRPr="001446D8">
        <w:rPr>
          <w:sz w:val="24"/>
        </w:rPr>
        <w:t xml:space="preserve">. Låt </w:t>
      </w:r>
      <w:r w:rsidR="005B223F">
        <w:rPr>
          <w:position w:val="-6"/>
          <w:sz w:val="24"/>
        </w:rPr>
        <w:pict w14:anchorId="6756EE5E">
          <v:shape id="_x0000_i1044" type="#_x0000_t75" style="width:22.1pt;height:17.1pt">
            <v:imagedata r:id="rId56" o:title=""/>
          </v:shape>
        </w:pict>
      </w:r>
      <w:r w:rsidRPr="001446D8">
        <w:rPr>
          <w:sz w:val="24"/>
        </w:rPr>
        <w:t xml:space="preserve">-signalen från SAR-kretsen styra </w:t>
      </w:r>
      <w:del w:id="484" w:author="Erik Agrell" w:date="2015-12-13T20:37:00Z">
        <w:r w:rsidRPr="001446D8" w:rsidDel="00A47D44">
          <w:rPr>
            <w:sz w:val="24"/>
          </w:rPr>
          <w:delText>Sample-and-Hold</w:delText>
        </w:r>
      </w:del>
      <w:ins w:id="485" w:author="Erik Agrell" w:date="2015-12-13T20:37:00Z">
        <w:r w:rsidR="00A47D44">
          <w:rPr>
            <w:sz w:val="24"/>
          </w:rPr>
          <w:t>S/H</w:t>
        </w:r>
      </w:ins>
      <w:r w:rsidRPr="001446D8">
        <w:rPr>
          <w:sz w:val="24"/>
        </w:rPr>
        <w:t xml:space="preserve">-kretsen (ben 7). Modifiera A/D-omvandlaren så att den omvandlar bipolära signaler inom området ±5V och arbetar med en samplingsfrekvens </w:t>
      </w:r>
      <w:r w:rsidR="00334277">
        <w:rPr>
          <w:sz w:val="24"/>
        </w:rPr>
        <w:t>enligt sid 1</w:t>
      </w:r>
      <w:r w:rsidRPr="001446D8">
        <w:rPr>
          <w:sz w:val="24"/>
        </w:rPr>
        <w:t>. Anslut en triangelvåg med frekvensen 2 kHz och amplituden 10V</w:t>
      </w:r>
      <w:r w:rsidRPr="001446D8">
        <w:rPr>
          <w:sz w:val="24"/>
          <w:szCs w:val="24"/>
          <w:vertAlign w:val="subscript"/>
        </w:rPr>
        <w:t>pp</w:t>
      </w:r>
      <w:r w:rsidRPr="001446D8">
        <w:rPr>
          <w:sz w:val="24"/>
        </w:rPr>
        <w:t xml:space="preserve"> till ingången (ben 3) på </w:t>
      </w:r>
      <w:del w:id="486" w:author="Erik Agrell" w:date="2015-12-13T20:37:00Z">
        <w:r w:rsidRPr="001446D8" w:rsidDel="00A47D44">
          <w:rPr>
            <w:sz w:val="24"/>
          </w:rPr>
          <w:delText>Sample-and-Hold</w:delText>
        </w:r>
      </w:del>
      <w:ins w:id="487" w:author="Erik Agrell" w:date="2015-12-13T20:37:00Z">
        <w:r w:rsidR="00A47D44">
          <w:rPr>
            <w:sz w:val="24"/>
          </w:rPr>
          <w:t>S/H</w:t>
        </w:r>
      </w:ins>
      <w:r w:rsidRPr="001446D8">
        <w:rPr>
          <w:sz w:val="24"/>
        </w:rPr>
        <w:t xml:space="preserve">-kretsen och studera </w:t>
      </w:r>
      <w:ins w:id="488" w:author="Erik Agrell" w:date="2015-12-13T20:35:00Z">
        <w:r w:rsidR="00A47D44">
          <w:rPr>
            <w:sz w:val="24"/>
          </w:rPr>
          <w:t>dess</w:t>
        </w:r>
      </w:ins>
      <w:del w:id="489" w:author="Erik Agrell" w:date="2015-12-13T20:35:00Z">
        <w:r w:rsidRPr="001446D8" w:rsidDel="00A47D44">
          <w:rPr>
            <w:sz w:val="24"/>
          </w:rPr>
          <w:delText>både</w:delText>
        </w:r>
      </w:del>
      <w:r w:rsidRPr="001446D8">
        <w:rPr>
          <w:sz w:val="24"/>
        </w:rPr>
        <w:t xml:space="preserve"> insignal och utsignal på oscilloskop. Frys oscilloskopbilden med knappen </w:t>
      </w:r>
      <w:r w:rsidRPr="001446D8">
        <w:rPr>
          <w:rFonts w:ascii="Arial" w:hAnsi="Arial" w:cs="Arial"/>
          <w:sz w:val="24"/>
        </w:rPr>
        <w:t>RUN/STOP</w:t>
      </w:r>
      <w:del w:id="490" w:author="Erik Agrell" w:date="2015-12-13T20:39:00Z">
        <w:r w:rsidRPr="001446D8" w:rsidDel="00A47D44">
          <w:rPr>
            <w:sz w:val="24"/>
          </w:rPr>
          <w:delText xml:space="preserve"> och analysera resultatet. Fungerar kretsen som det är tänkt?</w:delText>
        </w:r>
      </w:del>
      <w:ins w:id="491" w:author="Erik Agrell" w:date="2015-12-13T20:39:00Z">
        <w:r w:rsidR="006C1665">
          <w:rPr>
            <w:sz w:val="24"/>
          </w:rPr>
          <w:t>. Förklara</w:t>
        </w:r>
        <w:r w:rsidR="00A47D44">
          <w:rPr>
            <w:sz w:val="24"/>
          </w:rPr>
          <w:t xml:space="preserve"> skillnaden mellan S/H-kretsens in- och utsigna</w:t>
        </w:r>
        <w:r w:rsidR="006C1665">
          <w:rPr>
            <w:sz w:val="24"/>
          </w:rPr>
          <w:t>l.</w:t>
        </w:r>
      </w:ins>
    </w:p>
    <w:p w14:paraId="29BB3513" w14:textId="77777777" w:rsidR="00F27515" w:rsidRPr="001446D8" w:rsidRDefault="00F27515" w:rsidP="00F27515">
      <w:pPr>
        <w:spacing w:line="240" w:lineRule="atLeast"/>
        <w:rPr>
          <w:sz w:val="24"/>
        </w:rPr>
      </w:pPr>
    </w:p>
    <w:p w14:paraId="0DEFE5F5" w14:textId="1DEA0416" w:rsidR="00F27515" w:rsidRPr="001446D8" w:rsidRDefault="00F27515" w:rsidP="00F27515">
      <w:pPr>
        <w:spacing w:line="240" w:lineRule="atLeast"/>
        <w:rPr>
          <w:sz w:val="24"/>
        </w:rPr>
      </w:pPr>
      <w:r w:rsidRPr="001446D8">
        <w:rPr>
          <w:sz w:val="24"/>
        </w:rPr>
        <w:t xml:space="preserve">Om signalen stämmer med den förväntade kan utgången från </w:t>
      </w:r>
      <w:del w:id="492" w:author="Erik Agrell" w:date="2015-12-13T20:37:00Z">
        <w:r w:rsidRPr="001446D8" w:rsidDel="00A47D44">
          <w:rPr>
            <w:sz w:val="24"/>
          </w:rPr>
          <w:delText>Sample-and-Hold</w:delText>
        </w:r>
      </w:del>
      <w:ins w:id="493" w:author="Erik Agrell" w:date="2015-12-13T20:37:00Z">
        <w:r w:rsidR="00A47D44">
          <w:rPr>
            <w:sz w:val="24"/>
          </w:rPr>
          <w:t>S/H</w:t>
        </w:r>
      </w:ins>
      <w:r w:rsidRPr="001446D8">
        <w:rPr>
          <w:sz w:val="24"/>
        </w:rPr>
        <w:t xml:space="preserve">-kretsen (ben 5) kopplas vidare till </w:t>
      </w:r>
      <w:r w:rsidRPr="001446D8">
        <w:rPr>
          <w:rFonts w:ascii="Arial" w:hAnsi="Arial" w:cs="Arial"/>
          <w:sz w:val="24"/>
        </w:rPr>
        <w:t xml:space="preserve">ANALOG IN </w:t>
      </w:r>
      <w:r w:rsidRPr="001446D8">
        <w:rPr>
          <w:sz w:val="24"/>
        </w:rPr>
        <w:t xml:space="preserve">på A/D-omvandlarens </w:t>
      </w:r>
      <w:proofErr w:type="spellStart"/>
      <w:r w:rsidRPr="001446D8">
        <w:rPr>
          <w:sz w:val="24"/>
        </w:rPr>
        <w:t>komparator</w:t>
      </w:r>
      <w:proofErr w:type="spellEnd"/>
      <w:r w:rsidRPr="001446D8">
        <w:rPr>
          <w:sz w:val="24"/>
        </w:rPr>
        <w:t>. Kontrollera att omvandlingen fungerar för DC-signaler och mät upp det nya sambandet mellan analog insignal och digital utsignal.</w:t>
      </w:r>
    </w:p>
    <w:p w14:paraId="4755A97E" w14:textId="77777777" w:rsidR="00F27515" w:rsidRPr="001446D8" w:rsidRDefault="00F27515" w:rsidP="00F27515">
      <w:pPr>
        <w:spacing w:line="240" w:lineRule="atLeast"/>
        <w:rPr>
          <w:sz w:val="24"/>
        </w:rPr>
      </w:pPr>
    </w:p>
    <w:p w14:paraId="3C54172C" w14:textId="695ED46A" w:rsidR="00F27515" w:rsidRPr="001446D8" w:rsidRDefault="00F27515" w:rsidP="00F27515">
      <w:pPr>
        <w:spacing w:line="240" w:lineRule="atLeast"/>
        <w:rPr>
          <w:sz w:val="24"/>
        </w:rPr>
      </w:pPr>
      <w:r w:rsidRPr="001446D8">
        <w:rPr>
          <w:sz w:val="24"/>
        </w:rPr>
        <w:t>Mät utsignalen från A/D-omvandlaren vid olika inställningar på den analoga insignalen</w:t>
      </w:r>
      <w:ins w:id="494" w:author="Erik Agrell" w:date="2015-10-27T23:05:00Z">
        <w:r w:rsidR="00D61AF5">
          <w:rPr>
            <w:sz w:val="24"/>
          </w:rPr>
          <w:t>:</w:t>
        </w:r>
      </w:ins>
      <w:del w:id="495" w:author="Erik Agrell" w:date="2015-10-27T23:05:00Z">
        <w:r w:rsidRPr="001446D8" w:rsidDel="00D61AF5">
          <w:rPr>
            <w:sz w:val="24"/>
          </w:rPr>
          <w:delText>:</w:delText>
        </w:r>
      </w:del>
    </w:p>
    <w:p w14:paraId="7DE00DBF" w14:textId="77777777" w:rsidR="007771BA" w:rsidRPr="001446D8" w:rsidRDefault="007771BA" w:rsidP="00F27515">
      <w:pPr>
        <w:spacing w:line="240" w:lineRule="atLeast"/>
        <w:rPr>
          <w:sz w:val="24"/>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693"/>
        <w:gridCol w:w="2630"/>
      </w:tblGrid>
      <w:tr w:rsidR="00F27515" w:rsidRPr="001446D8" w14:paraId="664D3039" w14:textId="77777777" w:rsidTr="001D318F">
        <w:tc>
          <w:tcPr>
            <w:tcW w:w="1701" w:type="dxa"/>
          </w:tcPr>
          <w:p w14:paraId="6F70F2EB" w14:textId="77777777" w:rsidR="00F27515" w:rsidRPr="001446D8" w:rsidRDefault="00F27515" w:rsidP="001D318F">
            <w:pPr>
              <w:spacing w:line="240" w:lineRule="atLeast"/>
              <w:rPr>
                <w:sz w:val="24"/>
              </w:rPr>
            </w:pPr>
            <w:r w:rsidRPr="001446D8">
              <w:rPr>
                <w:sz w:val="24"/>
              </w:rPr>
              <w:t>Analog in-signal DC (V)</w:t>
            </w:r>
          </w:p>
        </w:tc>
        <w:tc>
          <w:tcPr>
            <w:tcW w:w="2693" w:type="dxa"/>
          </w:tcPr>
          <w:p w14:paraId="5B240D1E" w14:textId="77777777" w:rsidR="00F27515" w:rsidRPr="001446D8" w:rsidRDefault="00F27515" w:rsidP="001D318F">
            <w:pPr>
              <w:spacing w:line="240" w:lineRule="atLeast"/>
              <w:rPr>
                <w:sz w:val="24"/>
              </w:rPr>
            </w:pPr>
            <w:r w:rsidRPr="001446D8">
              <w:rPr>
                <w:sz w:val="24"/>
              </w:rPr>
              <w:t xml:space="preserve">Beräknad digital utsignal </w:t>
            </w:r>
          </w:p>
        </w:tc>
        <w:tc>
          <w:tcPr>
            <w:tcW w:w="2630" w:type="dxa"/>
          </w:tcPr>
          <w:p w14:paraId="111824EC" w14:textId="77777777" w:rsidR="00F27515" w:rsidRPr="001446D8" w:rsidRDefault="00F27515" w:rsidP="001D318F">
            <w:pPr>
              <w:spacing w:line="240" w:lineRule="atLeast"/>
              <w:rPr>
                <w:sz w:val="24"/>
              </w:rPr>
            </w:pPr>
            <w:r w:rsidRPr="001446D8">
              <w:rPr>
                <w:sz w:val="24"/>
              </w:rPr>
              <w:t>Uppmätt digital utsignal</w:t>
            </w:r>
          </w:p>
        </w:tc>
      </w:tr>
      <w:tr w:rsidR="00F27515" w:rsidRPr="001446D8" w14:paraId="4F641507" w14:textId="77777777" w:rsidTr="001D318F">
        <w:tc>
          <w:tcPr>
            <w:tcW w:w="1701" w:type="dxa"/>
          </w:tcPr>
          <w:p w14:paraId="3A3FE747" w14:textId="77777777" w:rsidR="00F27515" w:rsidRPr="001446D8" w:rsidRDefault="00F27515" w:rsidP="001D318F">
            <w:pPr>
              <w:spacing w:before="120" w:after="120"/>
              <w:jc w:val="center"/>
              <w:rPr>
                <w:sz w:val="24"/>
              </w:rPr>
            </w:pPr>
            <w:r w:rsidRPr="001446D8">
              <w:rPr>
                <w:sz w:val="24"/>
              </w:rPr>
              <w:t>-5</w:t>
            </w:r>
          </w:p>
        </w:tc>
        <w:tc>
          <w:tcPr>
            <w:tcW w:w="2693" w:type="dxa"/>
          </w:tcPr>
          <w:p w14:paraId="40987033" w14:textId="77777777" w:rsidR="00F27515" w:rsidRPr="001446D8" w:rsidRDefault="00F27515" w:rsidP="001D318F">
            <w:pPr>
              <w:spacing w:before="120" w:after="120"/>
              <w:rPr>
                <w:sz w:val="24"/>
              </w:rPr>
            </w:pPr>
          </w:p>
        </w:tc>
        <w:tc>
          <w:tcPr>
            <w:tcW w:w="2630" w:type="dxa"/>
          </w:tcPr>
          <w:p w14:paraId="33153376" w14:textId="77777777" w:rsidR="00F27515" w:rsidRPr="001446D8" w:rsidRDefault="00F27515" w:rsidP="001D318F">
            <w:pPr>
              <w:spacing w:before="120" w:after="120"/>
              <w:rPr>
                <w:sz w:val="24"/>
              </w:rPr>
            </w:pPr>
          </w:p>
        </w:tc>
      </w:tr>
      <w:tr w:rsidR="00F27515" w:rsidRPr="001446D8" w14:paraId="5312AFAA" w14:textId="77777777" w:rsidTr="001D318F">
        <w:tc>
          <w:tcPr>
            <w:tcW w:w="1701" w:type="dxa"/>
          </w:tcPr>
          <w:p w14:paraId="4D877B3E" w14:textId="77777777" w:rsidR="00F27515" w:rsidRPr="001446D8" w:rsidRDefault="00F27515" w:rsidP="001D318F">
            <w:pPr>
              <w:spacing w:before="120" w:after="120"/>
              <w:jc w:val="center"/>
              <w:rPr>
                <w:sz w:val="24"/>
              </w:rPr>
            </w:pPr>
            <w:r w:rsidRPr="001446D8">
              <w:rPr>
                <w:sz w:val="24"/>
              </w:rPr>
              <w:t>-2</w:t>
            </w:r>
          </w:p>
        </w:tc>
        <w:tc>
          <w:tcPr>
            <w:tcW w:w="2693" w:type="dxa"/>
          </w:tcPr>
          <w:p w14:paraId="618FE139" w14:textId="77777777" w:rsidR="00F27515" w:rsidRPr="001446D8" w:rsidRDefault="00F27515" w:rsidP="001D318F">
            <w:pPr>
              <w:spacing w:before="120" w:after="120"/>
              <w:rPr>
                <w:sz w:val="24"/>
              </w:rPr>
            </w:pPr>
          </w:p>
        </w:tc>
        <w:tc>
          <w:tcPr>
            <w:tcW w:w="2630" w:type="dxa"/>
          </w:tcPr>
          <w:p w14:paraId="67C03088" w14:textId="77777777" w:rsidR="00F27515" w:rsidRPr="001446D8" w:rsidRDefault="00F27515" w:rsidP="001D318F">
            <w:pPr>
              <w:spacing w:before="120" w:after="120"/>
              <w:rPr>
                <w:sz w:val="24"/>
              </w:rPr>
            </w:pPr>
          </w:p>
        </w:tc>
      </w:tr>
      <w:tr w:rsidR="00F27515" w:rsidRPr="001446D8" w14:paraId="6BEA18E6" w14:textId="77777777" w:rsidTr="001D318F">
        <w:tc>
          <w:tcPr>
            <w:tcW w:w="1701" w:type="dxa"/>
          </w:tcPr>
          <w:p w14:paraId="0EE9F9EF" w14:textId="77777777" w:rsidR="00F27515" w:rsidRPr="001446D8" w:rsidRDefault="00F27515" w:rsidP="001D318F">
            <w:pPr>
              <w:spacing w:before="120" w:after="120"/>
              <w:jc w:val="center"/>
              <w:rPr>
                <w:sz w:val="24"/>
              </w:rPr>
            </w:pPr>
            <w:r w:rsidRPr="001446D8">
              <w:rPr>
                <w:sz w:val="24"/>
              </w:rPr>
              <w:t>-1</w:t>
            </w:r>
          </w:p>
        </w:tc>
        <w:tc>
          <w:tcPr>
            <w:tcW w:w="2693" w:type="dxa"/>
          </w:tcPr>
          <w:p w14:paraId="4125EBE3" w14:textId="77777777" w:rsidR="00F27515" w:rsidRPr="001446D8" w:rsidRDefault="00F27515" w:rsidP="001D318F">
            <w:pPr>
              <w:spacing w:before="120" w:after="120"/>
              <w:rPr>
                <w:sz w:val="24"/>
              </w:rPr>
            </w:pPr>
          </w:p>
        </w:tc>
        <w:tc>
          <w:tcPr>
            <w:tcW w:w="2630" w:type="dxa"/>
          </w:tcPr>
          <w:p w14:paraId="66D747CB" w14:textId="77777777" w:rsidR="00F27515" w:rsidRPr="001446D8" w:rsidRDefault="00F27515" w:rsidP="001D318F">
            <w:pPr>
              <w:spacing w:before="120" w:after="120"/>
              <w:rPr>
                <w:sz w:val="24"/>
              </w:rPr>
            </w:pPr>
          </w:p>
        </w:tc>
      </w:tr>
      <w:tr w:rsidR="00F27515" w:rsidRPr="001446D8" w14:paraId="22DBFF03" w14:textId="77777777" w:rsidTr="001D318F">
        <w:tc>
          <w:tcPr>
            <w:tcW w:w="1701" w:type="dxa"/>
          </w:tcPr>
          <w:p w14:paraId="0ECA2DD0" w14:textId="77777777" w:rsidR="00F27515" w:rsidRPr="001446D8" w:rsidRDefault="00F27515" w:rsidP="001D318F">
            <w:pPr>
              <w:spacing w:before="120" w:after="120"/>
              <w:jc w:val="center"/>
              <w:rPr>
                <w:sz w:val="24"/>
              </w:rPr>
            </w:pPr>
            <w:r w:rsidRPr="001446D8">
              <w:rPr>
                <w:sz w:val="24"/>
              </w:rPr>
              <w:t>0</w:t>
            </w:r>
          </w:p>
        </w:tc>
        <w:tc>
          <w:tcPr>
            <w:tcW w:w="2693" w:type="dxa"/>
          </w:tcPr>
          <w:p w14:paraId="7D4C3A95" w14:textId="77777777" w:rsidR="00F27515" w:rsidRPr="001446D8" w:rsidRDefault="00F27515" w:rsidP="001D318F">
            <w:pPr>
              <w:spacing w:before="120" w:after="120"/>
              <w:rPr>
                <w:sz w:val="24"/>
              </w:rPr>
            </w:pPr>
          </w:p>
        </w:tc>
        <w:tc>
          <w:tcPr>
            <w:tcW w:w="2630" w:type="dxa"/>
          </w:tcPr>
          <w:p w14:paraId="707064E8" w14:textId="77777777" w:rsidR="00F27515" w:rsidRPr="001446D8" w:rsidRDefault="00F27515" w:rsidP="001D318F">
            <w:pPr>
              <w:spacing w:before="120" w:after="120"/>
              <w:rPr>
                <w:sz w:val="24"/>
              </w:rPr>
            </w:pPr>
          </w:p>
        </w:tc>
      </w:tr>
      <w:tr w:rsidR="00F27515" w:rsidRPr="001446D8" w14:paraId="4712367E" w14:textId="77777777" w:rsidTr="001D318F">
        <w:tc>
          <w:tcPr>
            <w:tcW w:w="1701" w:type="dxa"/>
          </w:tcPr>
          <w:p w14:paraId="6CD2CAC3" w14:textId="77777777" w:rsidR="00F27515" w:rsidRPr="001446D8" w:rsidRDefault="00F27515" w:rsidP="001D318F">
            <w:pPr>
              <w:spacing w:before="120" w:after="120"/>
              <w:jc w:val="center"/>
              <w:rPr>
                <w:sz w:val="24"/>
              </w:rPr>
            </w:pPr>
            <w:r w:rsidRPr="001446D8">
              <w:rPr>
                <w:sz w:val="24"/>
              </w:rPr>
              <w:t>1</w:t>
            </w:r>
          </w:p>
        </w:tc>
        <w:tc>
          <w:tcPr>
            <w:tcW w:w="2693" w:type="dxa"/>
          </w:tcPr>
          <w:p w14:paraId="6DB98F47" w14:textId="77777777" w:rsidR="00F27515" w:rsidRPr="001446D8" w:rsidRDefault="00F27515" w:rsidP="001D318F">
            <w:pPr>
              <w:spacing w:before="120" w:after="120"/>
              <w:rPr>
                <w:sz w:val="24"/>
              </w:rPr>
            </w:pPr>
          </w:p>
        </w:tc>
        <w:tc>
          <w:tcPr>
            <w:tcW w:w="2630" w:type="dxa"/>
          </w:tcPr>
          <w:p w14:paraId="02BA7B20" w14:textId="77777777" w:rsidR="00F27515" w:rsidRPr="001446D8" w:rsidRDefault="00F27515" w:rsidP="001D318F">
            <w:pPr>
              <w:spacing w:before="120" w:after="120"/>
              <w:rPr>
                <w:sz w:val="24"/>
              </w:rPr>
            </w:pPr>
          </w:p>
        </w:tc>
      </w:tr>
      <w:tr w:rsidR="00F27515" w:rsidRPr="001446D8" w14:paraId="5BC79DAF" w14:textId="77777777" w:rsidTr="001D318F">
        <w:tc>
          <w:tcPr>
            <w:tcW w:w="1701" w:type="dxa"/>
          </w:tcPr>
          <w:p w14:paraId="20C15EA3" w14:textId="77777777" w:rsidR="00F27515" w:rsidRPr="001446D8" w:rsidRDefault="00F27515" w:rsidP="001D318F">
            <w:pPr>
              <w:spacing w:before="120" w:after="120"/>
              <w:jc w:val="center"/>
              <w:rPr>
                <w:sz w:val="24"/>
              </w:rPr>
            </w:pPr>
            <w:r w:rsidRPr="001446D8">
              <w:rPr>
                <w:sz w:val="24"/>
              </w:rPr>
              <w:t>2</w:t>
            </w:r>
          </w:p>
        </w:tc>
        <w:tc>
          <w:tcPr>
            <w:tcW w:w="2693" w:type="dxa"/>
          </w:tcPr>
          <w:p w14:paraId="35585C0C" w14:textId="77777777" w:rsidR="00F27515" w:rsidRPr="001446D8" w:rsidRDefault="00F27515" w:rsidP="001D318F">
            <w:pPr>
              <w:spacing w:before="120" w:after="120"/>
              <w:rPr>
                <w:sz w:val="24"/>
              </w:rPr>
            </w:pPr>
          </w:p>
        </w:tc>
        <w:tc>
          <w:tcPr>
            <w:tcW w:w="2630" w:type="dxa"/>
          </w:tcPr>
          <w:p w14:paraId="19D0011E" w14:textId="77777777" w:rsidR="00F27515" w:rsidRPr="001446D8" w:rsidRDefault="00F27515" w:rsidP="001D318F">
            <w:pPr>
              <w:spacing w:before="120" w:after="120"/>
              <w:rPr>
                <w:sz w:val="24"/>
              </w:rPr>
            </w:pPr>
          </w:p>
        </w:tc>
      </w:tr>
      <w:tr w:rsidR="00F27515" w:rsidRPr="001446D8" w14:paraId="66F0AB8D" w14:textId="77777777" w:rsidTr="001D318F">
        <w:tc>
          <w:tcPr>
            <w:tcW w:w="1701" w:type="dxa"/>
          </w:tcPr>
          <w:p w14:paraId="13F92ED9" w14:textId="77777777" w:rsidR="00F27515" w:rsidRPr="001446D8" w:rsidRDefault="00F27515" w:rsidP="001D318F">
            <w:pPr>
              <w:spacing w:before="120" w:after="120"/>
              <w:jc w:val="center"/>
              <w:rPr>
                <w:sz w:val="24"/>
              </w:rPr>
            </w:pPr>
            <w:r w:rsidRPr="001446D8">
              <w:rPr>
                <w:sz w:val="24"/>
              </w:rPr>
              <w:t>5</w:t>
            </w:r>
          </w:p>
        </w:tc>
        <w:tc>
          <w:tcPr>
            <w:tcW w:w="2693" w:type="dxa"/>
          </w:tcPr>
          <w:p w14:paraId="5987005D" w14:textId="77777777" w:rsidR="00F27515" w:rsidRPr="001446D8" w:rsidRDefault="00F27515" w:rsidP="001D318F">
            <w:pPr>
              <w:spacing w:before="120" w:after="120"/>
              <w:rPr>
                <w:sz w:val="24"/>
              </w:rPr>
            </w:pPr>
          </w:p>
        </w:tc>
        <w:tc>
          <w:tcPr>
            <w:tcW w:w="2630" w:type="dxa"/>
          </w:tcPr>
          <w:p w14:paraId="2B25DF35" w14:textId="77777777" w:rsidR="00F27515" w:rsidRPr="001446D8" w:rsidRDefault="00F27515" w:rsidP="001D318F">
            <w:pPr>
              <w:spacing w:before="120" w:after="120"/>
              <w:rPr>
                <w:sz w:val="24"/>
              </w:rPr>
            </w:pPr>
          </w:p>
        </w:tc>
      </w:tr>
    </w:tbl>
    <w:p w14:paraId="3D164628" w14:textId="5B998570" w:rsidR="00D61AF5" w:rsidRPr="00D61AF5" w:rsidRDefault="00D61AF5" w:rsidP="00B415FD">
      <w:pPr>
        <w:pStyle w:val="Heading3"/>
        <w:rPr>
          <w:ins w:id="496" w:author="Erik Agrell" w:date="2015-10-27T23:05:00Z"/>
          <w:b w:val="0"/>
          <w:rPrChange w:id="497" w:author="Erik Agrell" w:date="2015-10-27T23:05:00Z">
            <w:rPr>
              <w:ins w:id="498" w:author="Erik Agrell" w:date="2015-10-27T23:05:00Z"/>
            </w:rPr>
          </w:rPrChange>
        </w:rPr>
      </w:pPr>
      <w:ins w:id="499" w:author="Erik Agrell" w:date="2015-10-27T23:05:00Z">
        <w:r w:rsidRPr="00D61AF5">
          <w:rPr>
            <w:b w:val="0"/>
            <w:rPrChange w:id="500" w:author="Erik Agrell" w:date="2015-10-27T23:05:00Z">
              <w:rPr/>
            </w:rPrChange>
          </w:rPr>
          <w:t>Hur väl</w:t>
        </w:r>
        <w:r>
          <w:rPr>
            <w:b w:val="0"/>
          </w:rPr>
          <w:t xml:space="preserve"> stämmer mätningarna med beräkningarna? Kommentera eventuella avvikelser.</w:t>
        </w:r>
      </w:ins>
    </w:p>
    <w:p w14:paraId="073F9499" w14:textId="6455BD82" w:rsidR="00F27515" w:rsidRPr="001446D8" w:rsidRDefault="00334277" w:rsidP="00B415FD">
      <w:pPr>
        <w:pStyle w:val="Heading3"/>
      </w:pPr>
      <w:r>
        <w:t>Mottagare</w:t>
      </w:r>
    </w:p>
    <w:p w14:paraId="2D346330" w14:textId="472D6EEC" w:rsidR="00007F18" w:rsidRPr="001446D8" w:rsidRDefault="00334277" w:rsidP="00F27515">
      <w:pPr>
        <w:spacing w:line="240" w:lineRule="atLeast"/>
        <w:rPr>
          <w:sz w:val="24"/>
        </w:rPr>
      </w:pPr>
      <w:r>
        <w:rPr>
          <w:sz w:val="24"/>
        </w:rPr>
        <w:t xml:space="preserve">Vi använder ett RS232-kompatibelt kommunikationsprogram på </w:t>
      </w:r>
      <w:proofErr w:type="spellStart"/>
      <w:r>
        <w:rPr>
          <w:sz w:val="24"/>
        </w:rPr>
        <w:t>labdatorerna</w:t>
      </w:r>
      <w:proofErr w:type="spellEnd"/>
      <w:r>
        <w:rPr>
          <w:sz w:val="24"/>
        </w:rPr>
        <w:t xml:space="preserve"> som sändare för att testa mottagaren</w:t>
      </w:r>
      <w:r w:rsidR="00007F18" w:rsidRPr="00C67CFC">
        <w:rPr>
          <w:sz w:val="24"/>
        </w:rPr>
        <w:t xml:space="preserve">. </w:t>
      </w:r>
      <w:r w:rsidR="0043066A">
        <w:rPr>
          <w:sz w:val="24"/>
        </w:rPr>
        <w:t xml:space="preserve">Se till att den inställda datatakten motsvarar 9600 bit/s och anslut datorn med hjälp av den speciella RS232-kabeln som finns i labbet. </w:t>
      </w:r>
      <w:r w:rsidR="00007F18" w:rsidRPr="00C67CFC">
        <w:rPr>
          <w:sz w:val="24"/>
        </w:rPr>
        <w:t>Se till att den inställda datahastigheten motsvarar 9600 bps</w:t>
      </w:r>
      <w:ins w:id="501" w:author="Cristian Bogdan Czegledi" w:date="2015-10-28T14:01:00Z">
        <w:r w:rsidR="00D05B10">
          <w:rPr>
            <w:sz w:val="24"/>
          </w:rPr>
          <w:t xml:space="preserve">, </w:t>
        </w:r>
        <w:proofErr w:type="spellStart"/>
        <w:r w:rsidR="00D05B10">
          <w:rPr>
            <w:sz w:val="24"/>
          </w:rPr>
          <w:t>both</w:t>
        </w:r>
        <w:proofErr w:type="spellEnd"/>
        <w:r w:rsidR="00D05B10">
          <w:rPr>
            <w:sz w:val="24"/>
          </w:rPr>
          <w:t xml:space="preserve"> </w:t>
        </w:r>
        <w:proofErr w:type="spellStart"/>
        <w:r w:rsidR="00D05B10">
          <w:rPr>
            <w:sz w:val="24"/>
          </w:rPr>
          <w:t>your</w:t>
        </w:r>
        <w:proofErr w:type="spellEnd"/>
        <w:r w:rsidR="00D05B10">
          <w:rPr>
            <w:sz w:val="24"/>
          </w:rPr>
          <w:t xml:space="preserve"> VHDL </w:t>
        </w:r>
        <w:proofErr w:type="spellStart"/>
        <w:r w:rsidR="00D05B10">
          <w:rPr>
            <w:sz w:val="24"/>
          </w:rPr>
          <w:t>code</w:t>
        </w:r>
        <w:proofErr w:type="spellEnd"/>
        <w:r w:rsidR="00D05B10">
          <w:rPr>
            <w:sz w:val="24"/>
          </w:rPr>
          <w:t xml:space="preserve"> and computer,</w:t>
        </w:r>
      </w:ins>
      <w:r w:rsidR="00007F18" w:rsidRPr="00C67CFC">
        <w:rPr>
          <w:sz w:val="24"/>
        </w:rPr>
        <w:t xml:space="preserve"> och koppla ihop RS232-portarna med hjälp av den </w:t>
      </w:r>
      <w:r w:rsidR="00D3593B">
        <w:rPr>
          <w:sz w:val="24"/>
        </w:rPr>
        <w:t xml:space="preserve">modemkabel </w:t>
      </w:r>
      <w:r w:rsidR="00007F18" w:rsidRPr="00C67CFC">
        <w:rPr>
          <w:sz w:val="24"/>
        </w:rPr>
        <w:t xml:space="preserve">som finns i </w:t>
      </w:r>
      <w:proofErr w:type="spellStart"/>
      <w:r w:rsidR="00007F18" w:rsidRPr="00C67CFC">
        <w:rPr>
          <w:sz w:val="24"/>
        </w:rPr>
        <w:t>labsalen</w:t>
      </w:r>
      <w:proofErr w:type="spellEnd"/>
      <w:r w:rsidR="00007F18" w:rsidRPr="00C67CFC">
        <w:rPr>
          <w:sz w:val="24"/>
        </w:rPr>
        <w:t xml:space="preserve">. </w:t>
      </w:r>
      <w:r w:rsidR="0043066A">
        <w:rPr>
          <w:sz w:val="24"/>
        </w:rPr>
        <w:t xml:space="preserve">Testa mottagaren </w:t>
      </w:r>
      <w:r w:rsidR="00007F18" w:rsidRPr="00C67CFC">
        <w:rPr>
          <w:sz w:val="24"/>
        </w:rPr>
        <w:t xml:space="preserve">genom att detektera olika </w:t>
      </w:r>
      <w:r w:rsidR="0043066A">
        <w:rPr>
          <w:sz w:val="24"/>
        </w:rPr>
        <w:t>utsända ASCII-</w:t>
      </w:r>
      <w:r w:rsidR="00007F18" w:rsidRPr="00C67CFC">
        <w:rPr>
          <w:sz w:val="24"/>
        </w:rPr>
        <w:t>tecken och mät upp den analoga utspänningen.</w:t>
      </w:r>
    </w:p>
    <w:p w14:paraId="6EE4A162" w14:textId="77777777" w:rsidR="00F27515" w:rsidRPr="001446D8" w:rsidRDefault="00F27515" w:rsidP="00F27515">
      <w:pPr>
        <w:spacing w:line="240" w:lineRule="atLeast"/>
        <w:rPr>
          <w:sz w:val="24"/>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693"/>
        <w:gridCol w:w="2630"/>
      </w:tblGrid>
      <w:tr w:rsidR="00F27515" w:rsidRPr="001446D8" w14:paraId="2A086148" w14:textId="77777777" w:rsidTr="001D318F">
        <w:tc>
          <w:tcPr>
            <w:tcW w:w="1701" w:type="dxa"/>
          </w:tcPr>
          <w:p w14:paraId="541017D3" w14:textId="77777777" w:rsidR="00F27515" w:rsidRPr="001446D8" w:rsidRDefault="00F27515" w:rsidP="001D318F">
            <w:pPr>
              <w:spacing w:line="240" w:lineRule="atLeast"/>
              <w:rPr>
                <w:sz w:val="24"/>
              </w:rPr>
            </w:pPr>
            <w:r w:rsidRPr="001446D8">
              <w:rPr>
                <w:sz w:val="24"/>
              </w:rPr>
              <w:t>ASCII-tecken</w:t>
            </w:r>
          </w:p>
          <w:p w14:paraId="086ED0CC" w14:textId="77777777" w:rsidR="00F27515" w:rsidRPr="001446D8" w:rsidRDefault="00F27515" w:rsidP="001D318F">
            <w:pPr>
              <w:spacing w:line="240" w:lineRule="atLeast"/>
              <w:rPr>
                <w:sz w:val="24"/>
              </w:rPr>
            </w:pPr>
          </w:p>
        </w:tc>
        <w:tc>
          <w:tcPr>
            <w:tcW w:w="2693" w:type="dxa"/>
          </w:tcPr>
          <w:p w14:paraId="1E4CDF1A" w14:textId="77777777" w:rsidR="00F27515" w:rsidRPr="001446D8" w:rsidRDefault="00F27515" w:rsidP="001D318F">
            <w:pPr>
              <w:spacing w:line="240" w:lineRule="atLeast"/>
              <w:rPr>
                <w:sz w:val="24"/>
              </w:rPr>
            </w:pPr>
            <w:r w:rsidRPr="001446D8">
              <w:rPr>
                <w:sz w:val="24"/>
              </w:rPr>
              <w:t>Mottagen bitsekvens</w:t>
            </w:r>
          </w:p>
        </w:tc>
        <w:tc>
          <w:tcPr>
            <w:tcW w:w="2630" w:type="dxa"/>
          </w:tcPr>
          <w:p w14:paraId="0617BCBE" w14:textId="77777777" w:rsidR="00F27515" w:rsidRPr="001446D8" w:rsidRDefault="00F27515" w:rsidP="001D318F">
            <w:pPr>
              <w:spacing w:line="240" w:lineRule="atLeast"/>
              <w:rPr>
                <w:sz w:val="24"/>
              </w:rPr>
            </w:pPr>
            <w:r w:rsidRPr="001446D8">
              <w:rPr>
                <w:sz w:val="24"/>
              </w:rPr>
              <w:t>Uppmätt analog utsignal</w:t>
            </w:r>
          </w:p>
          <w:p w14:paraId="57B085C3" w14:textId="77777777" w:rsidR="00F27515" w:rsidRPr="001446D8" w:rsidRDefault="00F27515" w:rsidP="001D318F">
            <w:pPr>
              <w:spacing w:line="240" w:lineRule="atLeast"/>
              <w:jc w:val="center"/>
              <w:rPr>
                <w:sz w:val="24"/>
              </w:rPr>
            </w:pPr>
            <w:r w:rsidRPr="001446D8">
              <w:rPr>
                <w:sz w:val="24"/>
              </w:rPr>
              <w:t>(V)</w:t>
            </w:r>
          </w:p>
        </w:tc>
      </w:tr>
      <w:tr w:rsidR="00F27515" w:rsidRPr="001446D8" w14:paraId="19EDC5F3" w14:textId="77777777" w:rsidTr="001D318F">
        <w:tc>
          <w:tcPr>
            <w:tcW w:w="1701" w:type="dxa"/>
          </w:tcPr>
          <w:p w14:paraId="1E88E006" w14:textId="2BA0FD58" w:rsidR="00F27515" w:rsidRPr="001446D8" w:rsidRDefault="00D61AF5" w:rsidP="001D318F">
            <w:pPr>
              <w:spacing w:before="120" w:after="120"/>
              <w:jc w:val="center"/>
              <w:rPr>
                <w:sz w:val="24"/>
              </w:rPr>
            </w:pPr>
            <w:ins w:id="502" w:author="Erik Agrell" w:date="2015-10-27T23:06:00Z">
              <w:r>
                <w:rPr>
                  <w:sz w:val="24"/>
                </w:rPr>
                <w:t>P</w:t>
              </w:r>
            </w:ins>
          </w:p>
        </w:tc>
        <w:tc>
          <w:tcPr>
            <w:tcW w:w="2693" w:type="dxa"/>
          </w:tcPr>
          <w:p w14:paraId="040709FE" w14:textId="77777777" w:rsidR="00F27515" w:rsidRPr="001446D8" w:rsidRDefault="00F27515" w:rsidP="001D318F">
            <w:pPr>
              <w:spacing w:before="120" w:after="120"/>
              <w:rPr>
                <w:sz w:val="24"/>
              </w:rPr>
            </w:pPr>
          </w:p>
        </w:tc>
        <w:tc>
          <w:tcPr>
            <w:tcW w:w="2630" w:type="dxa"/>
          </w:tcPr>
          <w:p w14:paraId="1D171783" w14:textId="77777777" w:rsidR="00F27515" w:rsidRPr="001446D8" w:rsidRDefault="00F27515" w:rsidP="001D318F">
            <w:pPr>
              <w:spacing w:before="120" w:after="120"/>
              <w:rPr>
                <w:sz w:val="24"/>
              </w:rPr>
            </w:pPr>
          </w:p>
        </w:tc>
      </w:tr>
      <w:tr w:rsidR="00F27515" w:rsidRPr="001446D8" w14:paraId="1F4D8B53" w14:textId="77777777" w:rsidTr="001D318F">
        <w:tc>
          <w:tcPr>
            <w:tcW w:w="1701" w:type="dxa"/>
          </w:tcPr>
          <w:p w14:paraId="51CFA815" w14:textId="5A23E2C6" w:rsidR="00F27515" w:rsidRPr="001446D8" w:rsidRDefault="00D61AF5" w:rsidP="001D318F">
            <w:pPr>
              <w:spacing w:before="120" w:after="120"/>
              <w:jc w:val="center"/>
              <w:rPr>
                <w:sz w:val="24"/>
              </w:rPr>
            </w:pPr>
            <w:ins w:id="503" w:author="Erik Agrell" w:date="2015-10-27T23:06:00Z">
              <w:r>
                <w:rPr>
                  <w:sz w:val="24"/>
                </w:rPr>
                <w:lastRenderedPageBreak/>
                <w:t>?</w:t>
              </w:r>
            </w:ins>
          </w:p>
        </w:tc>
        <w:tc>
          <w:tcPr>
            <w:tcW w:w="2693" w:type="dxa"/>
          </w:tcPr>
          <w:p w14:paraId="26701F4C" w14:textId="77777777" w:rsidR="00F27515" w:rsidRPr="001446D8" w:rsidRDefault="00F27515" w:rsidP="001D318F">
            <w:pPr>
              <w:spacing w:before="120" w:after="120"/>
              <w:rPr>
                <w:sz w:val="24"/>
              </w:rPr>
            </w:pPr>
          </w:p>
        </w:tc>
        <w:tc>
          <w:tcPr>
            <w:tcW w:w="2630" w:type="dxa"/>
          </w:tcPr>
          <w:p w14:paraId="366D6F24" w14:textId="77777777" w:rsidR="00F27515" w:rsidRPr="001446D8" w:rsidRDefault="00F27515" w:rsidP="001D318F">
            <w:pPr>
              <w:spacing w:before="120" w:after="120"/>
              <w:rPr>
                <w:sz w:val="24"/>
              </w:rPr>
            </w:pPr>
          </w:p>
        </w:tc>
      </w:tr>
      <w:tr w:rsidR="00F27515" w:rsidRPr="001446D8" w14:paraId="57F6D3F4" w14:textId="77777777" w:rsidTr="001D318F">
        <w:tc>
          <w:tcPr>
            <w:tcW w:w="1701" w:type="dxa"/>
          </w:tcPr>
          <w:p w14:paraId="7CE6C16C" w14:textId="3366C425" w:rsidR="00F27515" w:rsidRPr="001446D8" w:rsidRDefault="00D05B10" w:rsidP="001D318F">
            <w:pPr>
              <w:spacing w:before="120" w:after="120"/>
              <w:jc w:val="center"/>
              <w:rPr>
                <w:sz w:val="24"/>
              </w:rPr>
            </w:pPr>
            <w:ins w:id="504" w:author="Cristian Bogdan Czegledi" w:date="2015-10-28T14:04:00Z">
              <w:r>
                <w:rPr>
                  <w:sz w:val="24"/>
                </w:rPr>
                <w:t>å</w:t>
              </w:r>
            </w:ins>
            <w:ins w:id="505" w:author="Li Yan" w:date="2015-10-31T12:23:00Z">
              <w:r w:rsidR="00294E6E">
                <w:rPr>
                  <w:sz w:val="24"/>
                </w:rPr>
                <w:t xml:space="preserve"> </w:t>
              </w:r>
            </w:ins>
          </w:p>
        </w:tc>
        <w:tc>
          <w:tcPr>
            <w:tcW w:w="2693" w:type="dxa"/>
          </w:tcPr>
          <w:p w14:paraId="3B973702" w14:textId="77777777" w:rsidR="00F27515" w:rsidRPr="001446D8" w:rsidRDefault="00F27515" w:rsidP="001D318F">
            <w:pPr>
              <w:spacing w:before="120" w:after="120"/>
              <w:rPr>
                <w:sz w:val="24"/>
              </w:rPr>
            </w:pPr>
          </w:p>
        </w:tc>
        <w:tc>
          <w:tcPr>
            <w:tcW w:w="2630" w:type="dxa"/>
          </w:tcPr>
          <w:p w14:paraId="33261B6C" w14:textId="77777777" w:rsidR="00F27515" w:rsidRPr="001446D8" w:rsidRDefault="00F27515" w:rsidP="001D318F">
            <w:pPr>
              <w:spacing w:before="120" w:after="120"/>
              <w:rPr>
                <w:sz w:val="24"/>
              </w:rPr>
            </w:pPr>
          </w:p>
        </w:tc>
      </w:tr>
      <w:tr w:rsidR="00F27515" w:rsidRPr="001446D8" w14:paraId="291C15EB" w14:textId="77777777" w:rsidTr="001D318F">
        <w:tc>
          <w:tcPr>
            <w:tcW w:w="1701" w:type="dxa"/>
          </w:tcPr>
          <w:p w14:paraId="332E09B0" w14:textId="24B4BAED" w:rsidR="00F27515" w:rsidRPr="001446D8" w:rsidRDefault="00D05B10" w:rsidP="001D318F">
            <w:pPr>
              <w:spacing w:before="120" w:after="120"/>
              <w:jc w:val="center"/>
              <w:rPr>
                <w:sz w:val="24"/>
              </w:rPr>
            </w:pPr>
            <w:ins w:id="506" w:author="Cristian Bogdan Czegledi" w:date="2015-10-28T14:05:00Z">
              <w:r>
                <w:rPr>
                  <w:sz w:val="24"/>
                </w:rPr>
                <w:t>!</w:t>
              </w:r>
            </w:ins>
          </w:p>
        </w:tc>
        <w:tc>
          <w:tcPr>
            <w:tcW w:w="2693" w:type="dxa"/>
          </w:tcPr>
          <w:p w14:paraId="08367ACF" w14:textId="77777777" w:rsidR="00F27515" w:rsidRPr="001446D8" w:rsidRDefault="00F27515" w:rsidP="001D318F">
            <w:pPr>
              <w:spacing w:before="120" w:after="120"/>
              <w:rPr>
                <w:sz w:val="24"/>
              </w:rPr>
            </w:pPr>
          </w:p>
        </w:tc>
        <w:tc>
          <w:tcPr>
            <w:tcW w:w="2630" w:type="dxa"/>
          </w:tcPr>
          <w:p w14:paraId="2D1210D2" w14:textId="77777777" w:rsidR="00F27515" w:rsidRPr="001446D8" w:rsidRDefault="00F27515" w:rsidP="001D318F">
            <w:pPr>
              <w:spacing w:before="120" w:after="120"/>
              <w:rPr>
                <w:sz w:val="24"/>
              </w:rPr>
            </w:pPr>
          </w:p>
        </w:tc>
      </w:tr>
      <w:tr w:rsidR="00F27515" w:rsidRPr="001446D8" w14:paraId="363E517E" w14:textId="77777777" w:rsidTr="001D318F">
        <w:tc>
          <w:tcPr>
            <w:tcW w:w="1701" w:type="dxa"/>
          </w:tcPr>
          <w:p w14:paraId="358192BE" w14:textId="1BBE8F8F" w:rsidR="00F27515" w:rsidRPr="001446D8" w:rsidRDefault="00CB1A8C" w:rsidP="001D318F">
            <w:pPr>
              <w:spacing w:before="120" w:after="120"/>
              <w:jc w:val="center"/>
              <w:rPr>
                <w:sz w:val="24"/>
              </w:rPr>
            </w:pPr>
            <w:ins w:id="507" w:author="Li Yan" w:date="2015-10-31T12:21:00Z">
              <w:r>
                <w:rPr>
                  <w:sz w:val="24"/>
                </w:rPr>
                <w:t>=</w:t>
              </w:r>
            </w:ins>
            <w:commentRangeStart w:id="508"/>
            <w:ins w:id="509" w:author="Cristian Bogdan Czegledi" w:date="2015-10-28T14:11:00Z">
              <w:del w:id="510" w:author="Li Yan" w:date="2015-10-31T12:21:00Z">
                <w:r w:rsidR="0066653A" w:rsidDel="00CB1A8C">
                  <w:rPr>
                    <w:sz w:val="24"/>
                  </w:rPr>
                  <w:delText>€</w:delText>
                </w:r>
              </w:del>
            </w:ins>
            <w:commentRangeEnd w:id="508"/>
            <w:r w:rsidR="00294E6E">
              <w:rPr>
                <w:rStyle w:val="CommentReference"/>
              </w:rPr>
              <w:commentReference w:id="508"/>
            </w:r>
          </w:p>
        </w:tc>
        <w:tc>
          <w:tcPr>
            <w:tcW w:w="2693" w:type="dxa"/>
          </w:tcPr>
          <w:p w14:paraId="46E7499B" w14:textId="77777777" w:rsidR="00F27515" w:rsidRPr="001446D8" w:rsidRDefault="00F27515" w:rsidP="001D318F">
            <w:pPr>
              <w:spacing w:before="120" w:after="120"/>
              <w:rPr>
                <w:sz w:val="24"/>
              </w:rPr>
            </w:pPr>
          </w:p>
        </w:tc>
        <w:tc>
          <w:tcPr>
            <w:tcW w:w="2630" w:type="dxa"/>
          </w:tcPr>
          <w:p w14:paraId="31FF9D32" w14:textId="77777777" w:rsidR="00F27515" w:rsidRPr="001446D8" w:rsidRDefault="00F27515" w:rsidP="001D318F">
            <w:pPr>
              <w:spacing w:before="120" w:after="120"/>
              <w:rPr>
                <w:sz w:val="24"/>
              </w:rPr>
            </w:pPr>
          </w:p>
        </w:tc>
      </w:tr>
      <w:tr w:rsidR="00F27515" w:rsidRPr="001446D8" w:rsidDel="0066653A" w14:paraId="5EDAC221" w14:textId="15F8B66D" w:rsidTr="001D318F">
        <w:trPr>
          <w:del w:id="511" w:author="Cristian Bogdan Czegledi" w:date="2015-10-28T14:11:00Z"/>
        </w:trPr>
        <w:tc>
          <w:tcPr>
            <w:tcW w:w="1701" w:type="dxa"/>
          </w:tcPr>
          <w:p w14:paraId="0FC92FCF" w14:textId="6F3D473F" w:rsidR="00F27515" w:rsidRPr="001446D8" w:rsidDel="0066653A" w:rsidRDefault="00F27515" w:rsidP="001D318F">
            <w:pPr>
              <w:spacing w:before="120" w:after="120"/>
              <w:jc w:val="center"/>
              <w:rPr>
                <w:del w:id="512" w:author="Cristian Bogdan Czegledi" w:date="2015-10-28T14:11:00Z"/>
                <w:sz w:val="24"/>
              </w:rPr>
            </w:pPr>
          </w:p>
        </w:tc>
        <w:tc>
          <w:tcPr>
            <w:tcW w:w="2693" w:type="dxa"/>
          </w:tcPr>
          <w:p w14:paraId="343BD44B" w14:textId="1CE330B4" w:rsidR="00F27515" w:rsidRPr="001446D8" w:rsidDel="0066653A" w:rsidRDefault="00F27515" w:rsidP="001D318F">
            <w:pPr>
              <w:spacing w:before="120" w:after="120"/>
              <w:rPr>
                <w:del w:id="513" w:author="Cristian Bogdan Czegledi" w:date="2015-10-28T14:11:00Z"/>
                <w:sz w:val="24"/>
              </w:rPr>
            </w:pPr>
          </w:p>
        </w:tc>
        <w:tc>
          <w:tcPr>
            <w:tcW w:w="2630" w:type="dxa"/>
          </w:tcPr>
          <w:p w14:paraId="764C0EA5" w14:textId="52D023C2" w:rsidR="00F27515" w:rsidRPr="001446D8" w:rsidDel="0066653A" w:rsidRDefault="00F27515" w:rsidP="001D318F">
            <w:pPr>
              <w:spacing w:before="120" w:after="120"/>
              <w:rPr>
                <w:del w:id="514" w:author="Cristian Bogdan Czegledi" w:date="2015-10-28T14:11:00Z"/>
                <w:sz w:val="24"/>
              </w:rPr>
            </w:pPr>
          </w:p>
        </w:tc>
      </w:tr>
      <w:tr w:rsidR="00F27515" w:rsidRPr="001446D8" w14:paraId="5259CDE7" w14:textId="77777777" w:rsidTr="001D318F">
        <w:tc>
          <w:tcPr>
            <w:tcW w:w="1701" w:type="dxa"/>
          </w:tcPr>
          <w:p w14:paraId="0956654D" w14:textId="23A99266" w:rsidR="00F27515" w:rsidRPr="001446D8" w:rsidRDefault="0066653A" w:rsidP="001D318F">
            <w:pPr>
              <w:spacing w:before="120" w:after="120"/>
              <w:jc w:val="center"/>
              <w:rPr>
                <w:sz w:val="24"/>
              </w:rPr>
            </w:pPr>
            <w:ins w:id="515" w:author="Cristian Bogdan Czegledi" w:date="2015-10-28T14:12:00Z">
              <w:r>
                <w:rPr>
                  <w:sz w:val="24"/>
                </w:rPr>
                <w:t>A</w:t>
              </w:r>
            </w:ins>
          </w:p>
        </w:tc>
        <w:tc>
          <w:tcPr>
            <w:tcW w:w="2693" w:type="dxa"/>
          </w:tcPr>
          <w:p w14:paraId="5278F15F" w14:textId="77777777" w:rsidR="00F27515" w:rsidRPr="001446D8" w:rsidRDefault="00F27515" w:rsidP="001D318F">
            <w:pPr>
              <w:spacing w:before="120" w:after="120"/>
              <w:rPr>
                <w:sz w:val="24"/>
              </w:rPr>
            </w:pPr>
          </w:p>
        </w:tc>
        <w:tc>
          <w:tcPr>
            <w:tcW w:w="2630" w:type="dxa"/>
          </w:tcPr>
          <w:p w14:paraId="04D09E69" w14:textId="77777777" w:rsidR="00F27515" w:rsidRPr="001446D8" w:rsidRDefault="00F27515" w:rsidP="001D318F">
            <w:pPr>
              <w:spacing w:before="120" w:after="120"/>
              <w:rPr>
                <w:sz w:val="24"/>
              </w:rPr>
            </w:pPr>
          </w:p>
        </w:tc>
      </w:tr>
    </w:tbl>
    <w:p w14:paraId="5A3CF3C1" w14:textId="1BF1288C" w:rsidR="009F31B6" w:rsidRDefault="004A0012" w:rsidP="00F27515">
      <w:pPr>
        <w:spacing w:line="240" w:lineRule="atLeast"/>
        <w:rPr>
          <w:b/>
          <w:bCs/>
          <w:sz w:val="24"/>
        </w:rPr>
      </w:pPr>
      <w:r w:rsidRPr="00C67CFC">
        <w:rPr>
          <w:noProof/>
          <w:sz w:val="24"/>
          <w:lang w:val="en-US"/>
        </w:rPr>
        <w:drawing>
          <wp:anchor distT="0" distB="0" distL="114300" distR="114300" simplePos="0" relativeHeight="251664896" behindDoc="0" locked="0" layoutInCell="1" allowOverlap="1" wp14:anchorId="46017EB4" wp14:editId="0DAD4C5E">
            <wp:simplePos x="0" y="0"/>
            <wp:positionH relativeFrom="column">
              <wp:posOffset>5323205</wp:posOffset>
            </wp:positionH>
            <wp:positionV relativeFrom="paragraph">
              <wp:posOffset>106680</wp:posOffset>
            </wp:positionV>
            <wp:extent cx="815340" cy="81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13">
                      <a:extLst>
                        <a:ext uri="{28A0092B-C50C-407E-A947-70E740481C1C}">
                          <a14:useLocalDpi xmlns:a14="http://schemas.microsoft.com/office/drawing/2010/main" val="0"/>
                        </a:ext>
                      </a:extLst>
                    </a:blip>
                    <a:stretch>
                      <a:fillRect/>
                    </a:stretch>
                  </pic:blipFill>
                  <pic:spPr>
                    <a:xfrm>
                      <a:off x="0" y="0"/>
                      <a:ext cx="815340" cy="8153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9A257E0" w14:textId="23B1D7AE" w:rsidR="004A0012" w:rsidRDefault="00F55A78" w:rsidP="00F27515">
      <w:pPr>
        <w:spacing w:line="240" w:lineRule="atLeast"/>
        <w:rPr>
          <w:bCs/>
          <w:sz w:val="24"/>
        </w:rPr>
      </w:pPr>
      <w:r>
        <w:rPr>
          <w:noProof/>
          <w:lang w:val="en-US"/>
        </w:rPr>
        <mc:AlternateContent>
          <mc:Choice Requires="wps">
            <w:drawing>
              <wp:anchor distT="0" distB="0" distL="114300" distR="114300" simplePos="0" relativeHeight="251683328" behindDoc="0" locked="0" layoutInCell="1" allowOverlap="1" wp14:anchorId="533FD57D" wp14:editId="78ABFBC2">
                <wp:simplePos x="0" y="0"/>
                <wp:positionH relativeFrom="column">
                  <wp:posOffset>-1125855</wp:posOffset>
                </wp:positionH>
                <wp:positionV relativeFrom="paragraph">
                  <wp:posOffset>52705</wp:posOffset>
                </wp:positionV>
                <wp:extent cx="259715" cy="266700"/>
                <wp:effectExtent l="0" t="0" r="0" b="12700"/>
                <wp:wrapNone/>
                <wp:docPr id="26" name="Text Box 26"/>
                <wp:cNvGraphicFramePr/>
                <a:graphic xmlns:a="http://schemas.openxmlformats.org/drawingml/2006/main">
                  <a:graphicData uri="http://schemas.microsoft.com/office/word/2010/wordprocessingShape">
                    <wps:wsp>
                      <wps:cNvSpPr txBox="1"/>
                      <wps:spPr>
                        <a:xfrm>
                          <a:off x="0" y="0"/>
                          <a:ext cx="259715" cy="266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EFE70A3" w14:textId="77777777" w:rsidR="00D107F5" w:rsidRPr="00F52691" w:rsidRDefault="00D107F5" w:rsidP="00C8621B">
                            <w:pPr>
                              <w:spacing w:line="240" w:lineRule="atLeast"/>
                            </w:pPr>
                            <w:r>
                              <w:rPr>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3FD57D" id="Text Box 26" o:spid="_x0000_s1033" type="#_x0000_t202" style="position:absolute;margin-left:-88.65pt;margin-top:4.15pt;width:20.45pt;height:21pt;z-index:251683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" filled="f" stroked="f">
                <v:textbox style="mso-fit-shape-to-text:t">
                  <w:txbxContent>
                    <w:p w14:paraId="7EFE70A3" w14:textId="77777777" w:rsidR="006C47D2" w:rsidRPr="00F52691" w:rsidRDefault="006C47D2" w:rsidP="00C8621B">
                      <w:pPr>
                        <w:spacing w:line="240" w:lineRule="atLeast"/>
                      </w:pPr>
                      <w:r>
                        <w:rPr>
                          <w:sz w:val="24"/>
                        </w:rPr>
                        <w:t>–</w:t>
                      </w:r>
                    </w:p>
                  </w:txbxContent>
                </v:textbox>
              </v:shape>
            </w:pict>
          </mc:Fallback>
        </mc:AlternateContent>
      </w:r>
      <w:proofErr w:type="spellStart"/>
      <w:r w:rsidR="004A0012">
        <w:rPr>
          <w:b/>
          <w:bCs/>
          <w:sz w:val="24"/>
        </w:rPr>
        <w:t>Checkpoint</w:t>
      </w:r>
      <w:proofErr w:type="spellEnd"/>
      <w:r w:rsidR="004A0012">
        <w:rPr>
          <w:b/>
          <w:bCs/>
          <w:sz w:val="24"/>
        </w:rPr>
        <w:t>.</w:t>
      </w:r>
      <w:r w:rsidR="004A0012" w:rsidRPr="00C67CFC">
        <w:rPr>
          <w:bCs/>
          <w:sz w:val="24"/>
        </w:rPr>
        <w:t xml:space="preserve"> Redov</w:t>
      </w:r>
      <w:r w:rsidR="004A0012">
        <w:rPr>
          <w:bCs/>
          <w:sz w:val="24"/>
        </w:rPr>
        <w:t xml:space="preserve">isa funktionen för assistenten. VHDL-delen av laborationen skall nu vara avklarad. Om VHDL-koden inte fungerar som avsett, be assistenten om hjälp. Korrekt kod är en förutsättning för att kommunikationssystemet i </w:t>
      </w:r>
      <w:proofErr w:type="spellStart"/>
      <w:r w:rsidR="004A0012">
        <w:rPr>
          <w:bCs/>
          <w:sz w:val="24"/>
        </w:rPr>
        <w:t>lab</w:t>
      </w:r>
      <w:proofErr w:type="spellEnd"/>
      <w:r w:rsidR="004A0012">
        <w:rPr>
          <w:bCs/>
          <w:sz w:val="24"/>
        </w:rPr>
        <w:t xml:space="preserve"> 6 skall fungera.</w:t>
      </w:r>
    </w:p>
    <w:p w14:paraId="6F600EF9" w14:textId="14244AF8" w:rsidR="00F27515" w:rsidRPr="001446D8" w:rsidRDefault="001446D8" w:rsidP="00B415FD">
      <w:pPr>
        <w:pStyle w:val="Heading2"/>
      </w:pPr>
      <w:r w:rsidRPr="001446D8">
        <w:t>Redovisning i rapporten</w:t>
      </w:r>
    </w:p>
    <w:p w14:paraId="532B5AD2" w14:textId="088FF59F" w:rsidR="004D14F5" w:rsidRPr="00EF64DD" w:rsidRDefault="00F27515" w:rsidP="004D14F5">
      <w:pPr>
        <w:spacing w:line="240" w:lineRule="atLeast"/>
        <w:rPr>
          <w:sz w:val="24"/>
          <w:lang w:val="en-US"/>
        </w:rPr>
      </w:pPr>
      <w:del w:id="516" w:author="liyan" w:date="2015-11-16T15:19:00Z">
        <w:r w:rsidRPr="001446D8" w:rsidDel="00060917">
          <w:rPr>
            <w:sz w:val="24"/>
          </w:rPr>
          <w:delText>Kretsschema, t</w:delText>
        </w:r>
      </w:del>
      <w:ins w:id="517" w:author="liyan" w:date="2015-11-16T15:19:00Z">
        <w:r w:rsidR="00060917">
          <w:rPr>
            <w:sz w:val="24"/>
          </w:rPr>
          <w:t>T</w:t>
        </w:r>
      </w:ins>
      <w:r w:rsidRPr="001446D8">
        <w:rPr>
          <w:sz w:val="24"/>
        </w:rPr>
        <w:t>illståndsdiagram</w:t>
      </w:r>
      <w:ins w:id="518" w:author="liyan" w:date="2015-11-16T15:20:00Z">
        <w:r w:rsidR="003F004B">
          <w:rPr>
            <w:sz w:val="24"/>
          </w:rPr>
          <w:t xml:space="preserve"> och</w:t>
        </w:r>
      </w:ins>
      <w:del w:id="519" w:author="liyan" w:date="2015-11-16T15:19:00Z">
        <w:r w:rsidRPr="001446D8" w:rsidDel="003F004B">
          <w:rPr>
            <w:sz w:val="24"/>
          </w:rPr>
          <w:delText>,</w:delText>
        </w:r>
      </w:del>
      <w:r w:rsidRPr="001446D8">
        <w:rPr>
          <w:sz w:val="24"/>
        </w:rPr>
        <w:t xml:space="preserve"> VHDL-kod </w:t>
      </w:r>
      <w:del w:id="520" w:author="liyan" w:date="2015-11-16T15:28:00Z">
        <w:r w:rsidRPr="001446D8" w:rsidDel="00DD4C5D">
          <w:rPr>
            <w:sz w:val="24"/>
          </w:rPr>
          <w:delText xml:space="preserve">samt svar på frågorna i förberedelseuppgifterna </w:delText>
        </w:r>
      </w:del>
      <w:r w:rsidRPr="001446D8">
        <w:rPr>
          <w:sz w:val="24"/>
        </w:rPr>
        <w:t xml:space="preserve">skall redovisas. </w:t>
      </w:r>
      <w:commentRangeStart w:id="521"/>
      <w:r w:rsidRPr="001446D8">
        <w:rPr>
          <w:sz w:val="24"/>
        </w:rPr>
        <w:t>Uppmätta resultat avseende utsignaler hos den modifierade A/D-omvandlaren skall redovisas.</w:t>
      </w:r>
      <w:commentRangeEnd w:id="521"/>
      <w:r w:rsidR="00DD4C5D">
        <w:rPr>
          <w:rStyle w:val="CommentReference"/>
        </w:rPr>
        <w:commentReference w:id="521"/>
      </w:r>
      <w:r w:rsidRPr="001446D8">
        <w:rPr>
          <w:sz w:val="24"/>
        </w:rPr>
        <w:t xml:space="preserve"> Mätningar från den seriella överföringen skall redovisas</w:t>
      </w:r>
      <w:ins w:id="522" w:author="liyan" w:date="2015-11-16T15:22:00Z">
        <w:r w:rsidR="003F004B">
          <w:rPr>
            <w:sz w:val="24"/>
          </w:rPr>
          <w:t xml:space="preserve">. </w:t>
        </w:r>
        <w:r w:rsidR="003F004B" w:rsidRPr="00EF64DD">
          <w:rPr>
            <w:sz w:val="24"/>
            <w:lang w:val="en-US"/>
          </w:rPr>
          <w:t>The calculation of R</w:t>
        </w:r>
        <w:r w:rsidR="003F004B" w:rsidRPr="00EF64DD">
          <w:rPr>
            <w:sz w:val="24"/>
            <w:vertAlign w:val="subscript"/>
            <w:lang w:val="en-US"/>
          </w:rPr>
          <w:t>5</w:t>
        </w:r>
      </w:ins>
      <w:ins w:id="523" w:author="liyan" w:date="2015-11-16T15:23:00Z">
        <w:r w:rsidR="003F004B" w:rsidRPr="00EF64DD">
          <w:rPr>
            <w:sz w:val="24"/>
            <w:lang w:val="en-US"/>
          </w:rPr>
          <w:t xml:space="preserve">, </w:t>
        </w:r>
      </w:ins>
      <w:ins w:id="524" w:author="liyan" w:date="2015-11-16T15:22:00Z">
        <w:r w:rsidR="003F004B" w:rsidRPr="00EF64DD">
          <w:rPr>
            <w:sz w:val="24"/>
            <w:lang w:val="en-US"/>
          </w:rPr>
          <w:t>should be presented.</w:t>
        </w:r>
      </w:ins>
      <w:ins w:id="525" w:author="liyan" w:date="2015-11-16T15:23:00Z">
        <w:r w:rsidR="003F004B" w:rsidRPr="00EF64DD">
          <w:rPr>
            <w:sz w:val="24"/>
            <w:lang w:val="en-US"/>
          </w:rPr>
          <w:t xml:space="preserve"> </w:t>
        </w:r>
      </w:ins>
      <w:ins w:id="526" w:author="liyan" w:date="2015-11-16T15:24:00Z">
        <w:r w:rsidR="003F004B" w:rsidRPr="00EF64DD">
          <w:rPr>
            <w:sz w:val="24"/>
            <w:lang w:val="en-US"/>
          </w:rPr>
          <w:t xml:space="preserve">The two tables in </w:t>
        </w:r>
        <w:proofErr w:type="spellStart"/>
        <w:r w:rsidR="003F004B" w:rsidRPr="00EF64DD">
          <w:rPr>
            <w:sz w:val="24"/>
            <w:lang w:val="en-US"/>
          </w:rPr>
          <w:t>Utförande</w:t>
        </w:r>
        <w:proofErr w:type="spellEnd"/>
        <w:r w:rsidR="003F004B" w:rsidRPr="00EF64DD">
          <w:rPr>
            <w:sz w:val="24"/>
            <w:lang w:val="en-US"/>
          </w:rPr>
          <w:t xml:space="preserve"> should also be presented.</w:t>
        </w:r>
      </w:ins>
      <w:del w:id="527" w:author="liyan" w:date="2015-11-16T15:22:00Z">
        <w:r w:rsidRPr="00EF64DD" w:rsidDel="003F004B">
          <w:rPr>
            <w:sz w:val="24"/>
            <w:lang w:val="en-US"/>
          </w:rPr>
          <w:delText>.</w:delText>
        </w:r>
      </w:del>
    </w:p>
    <w:p w14:paraId="41480793" w14:textId="30C8F8D6" w:rsidR="00F27515" w:rsidRPr="00EF64DD" w:rsidRDefault="00F27515">
      <w:pPr>
        <w:rPr>
          <w:sz w:val="24"/>
          <w:lang w:val="en-US"/>
        </w:rPr>
      </w:pPr>
    </w:p>
    <w:p w14:paraId="035771B7" w14:textId="77777777" w:rsidR="00F27515" w:rsidRPr="001446D8" w:rsidRDefault="00F27515" w:rsidP="00B415FD">
      <w:pPr>
        <w:pStyle w:val="Heading1"/>
        <w:rPr>
          <w:bCs/>
        </w:rPr>
      </w:pPr>
      <w:r w:rsidRPr="001446D8">
        <w:lastRenderedPageBreak/>
        <w:t>Laboration nr 5, Audioförstärkare</w:t>
      </w:r>
    </w:p>
    <w:p w14:paraId="6AB88192" w14:textId="77777777" w:rsidR="00F27515" w:rsidRPr="001446D8" w:rsidRDefault="00F27515" w:rsidP="005E529C">
      <w:pPr>
        <w:spacing w:line="240" w:lineRule="atLeast"/>
        <w:jc w:val="both"/>
        <w:rPr>
          <w:sz w:val="24"/>
        </w:rPr>
      </w:pPr>
      <w:r w:rsidRPr="001446D8">
        <w:rPr>
          <w:sz w:val="24"/>
        </w:rPr>
        <w:t>I den femte laborationen skall vi studera audioförstärkare. Vi skall dels konstruera en mikrofonförstärkare och dels en effektförstärkare för att driva en hörlur eller högtalare.</w:t>
      </w:r>
    </w:p>
    <w:p w14:paraId="446FC593" w14:textId="5A3BFEB5" w:rsidR="00F27515" w:rsidRPr="001446D8" w:rsidRDefault="00F55A78" w:rsidP="00CF05DC">
      <w:pPr>
        <w:pStyle w:val="figure"/>
        <w:rPr>
          <w:sz w:val="24"/>
        </w:rPr>
      </w:pPr>
      <w:del w:id="528" w:author="Li Yan" w:date="2015-10-31T11:28:00Z">
        <w:r w:rsidDel="00141753">
          <w:rPr>
            <w:noProof/>
            <w:sz w:val="24"/>
            <w:lang w:val="en-US"/>
            <w:rPrChange w:id="529" w:author="Unknown">
              <w:rPr>
                <w:noProof/>
                <w:lang w:val="en-US"/>
              </w:rPr>
            </w:rPrChange>
          </w:rPr>
          <w:drawing>
            <wp:inline distT="0" distB="0" distL="0" distR="0" wp14:anchorId="43BB22AE" wp14:editId="5B677B72">
              <wp:extent cx="6120765" cy="467487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lab5.png"/>
                      <pic:cNvPicPr/>
                    </pic:nvPicPr>
                    <pic:blipFill>
                      <a:blip r:embed="rId57">
                        <a:extLst>
                          <a:ext uri="{28A0092B-C50C-407E-A947-70E740481C1C}">
                            <a14:useLocalDpi xmlns:a14="http://schemas.microsoft.com/office/drawing/2010/main" val="0"/>
                          </a:ext>
                        </a:extLst>
                      </a:blip>
                      <a:stretch>
                        <a:fillRect/>
                      </a:stretch>
                    </pic:blipFill>
                    <pic:spPr>
                      <a:xfrm>
                        <a:off x="0" y="0"/>
                        <a:ext cx="6120765" cy="4674870"/>
                      </a:xfrm>
                      <a:prstGeom prst="rect">
                        <a:avLst/>
                      </a:prstGeom>
                    </pic:spPr>
                  </pic:pic>
                </a:graphicData>
              </a:graphic>
            </wp:inline>
          </w:drawing>
        </w:r>
      </w:del>
      <w:ins w:id="530" w:author="Li Yan" w:date="2015-10-31T11:28:00Z">
        <w:r w:rsidR="00141753">
          <w:rPr>
            <w:noProof/>
            <w:sz w:val="24"/>
            <w:lang w:val="en-US"/>
            <w:rPrChange w:id="531" w:author="Unknown">
              <w:rPr>
                <w:noProof/>
                <w:lang w:val="en-US"/>
              </w:rPr>
            </w:rPrChange>
          </w:rPr>
          <w:drawing>
            <wp:inline distT="0" distB="0" distL="0" distR="0" wp14:anchorId="4AA758C5" wp14:editId="53917DB3">
              <wp:extent cx="6120765" cy="46748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_lab5.png"/>
                      <pic:cNvPicPr/>
                    </pic:nvPicPr>
                    <pic:blipFill>
                      <a:blip r:embed="rId58">
                        <a:extLst>
                          <a:ext uri="{28A0092B-C50C-407E-A947-70E740481C1C}">
                            <a14:useLocalDpi xmlns:a14="http://schemas.microsoft.com/office/drawing/2010/main" val="0"/>
                          </a:ext>
                        </a:extLst>
                      </a:blip>
                      <a:stretch>
                        <a:fillRect/>
                      </a:stretch>
                    </pic:blipFill>
                    <pic:spPr>
                      <a:xfrm>
                        <a:off x="0" y="0"/>
                        <a:ext cx="6120765" cy="4674870"/>
                      </a:xfrm>
                      <a:prstGeom prst="rect">
                        <a:avLst/>
                      </a:prstGeom>
                    </pic:spPr>
                  </pic:pic>
                </a:graphicData>
              </a:graphic>
            </wp:inline>
          </w:drawing>
        </w:r>
      </w:ins>
    </w:p>
    <w:p w14:paraId="0EFB7FE2" w14:textId="3649D1D3" w:rsidR="00F27515" w:rsidRDefault="00F27515" w:rsidP="00CF05DC">
      <w:pPr>
        <w:pStyle w:val="Caption"/>
      </w:pPr>
      <w:r w:rsidRPr="001446D8">
        <w:t>Fig. 5.1. Femte</w:t>
      </w:r>
      <w:r w:rsidR="00AC5242" w:rsidRPr="001446D8">
        <w:t xml:space="preserve"> laborationens delsystem</w:t>
      </w:r>
      <w:r w:rsidRPr="001446D8">
        <w:t>.</w:t>
      </w:r>
    </w:p>
    <w:p w14:paraId="6165AEA8" w14:textId="1CA41C5C" w:rsidR="00F27515" w:rsidRPr="00CA00DA" w:rsidRDefault="00F27515" w:rsidP="00B415FD">
      <w:pPr>
        <w:pStyle w:val="Heading2"/>
      </w:pPr>
      <w:r w:rsidRPr="00CA00DA">
        <w:t>Mikrofonförstärkare</w:t>
      </w:r>
    </w:p>
    <w:p w14:paraId="21585B04" w14:textId="40F186D6" w:rsidR="00127544" w:rsidRPr="001446D8" w:rsidRDefault="00127544" w:rsidP="00127544">
      <w:pPr>
        <w:spacing w:line="240" w:lineRule="atLeast"/>
        <w:rPr>
          <w:sz w:val="24"/>
        </w:rPr>
      </w:pPr>
      <w:r w:rsidRPr="001446D8">
        <w:rPr>
          <w:sz w:val="24"/>
        </w:rPr>
        <w:t xml:space="preserve">Ett förslag på en enkel mikrofonförstärkare visas i figur 5.2. Mikrofonen är en </w:t>
      </w:r>
      <w:proofErr w:type="spellStart"/>
      <w:r w:rsidRPr="001446D8">
        <w:rPr>
          <w:sz w:val="24"/>
        </w:rPr>
        <w:t>elektretmikrofon</w:t>
      </w:r>
      <w:proofErr w:type="spellEnd"/>
      <w:r w:rsidRPr="001446D8">
        <w:rPr>
          <w:sz w:val="24"/>
        </w:rPr>
        <w:t xml:space="preserve"> med en inbyggd JFET. En N-kanal JFET har samma ström-spänningskarakteristik som en MOS-transistor av utarmningstyp</w:t>
      </w:r>
      <w:r w:rsidR="00D87537">
        <w:rPr>
          <w:sz w:val="24"/>
        </w:rPr>
        <w:t xml:space="preserve">, d.v.s. med negativ tröskelspänning </w:t>
      </w:r>
      <w:r w:rsidR="00D87537" w:rsidRPr="00D87537">
        <w:rPr>
          <w:i/>
          <w:sz w:val="24"/>
        </w:rPr>
        <w:t>V</w:t>
      </w:r>
      <w:r w:rsidR="00D87537" w:rsidRPr="00D87537">
        <w:rPr>
          <w:sz w:val="24"/>
          <w:vertAlign w:val="subscript"/>
        </w:rPr>
        <w:t>T</w:t>
      </w:r>
      <w:r w:rsidRPr="001446D8">
        <w:rPr>
          <w:sz w:val="24"/>
        </w:rPr>
        <w:t xml:space="preserve">. Efter mikrofonen följer en </w:t>
      </w:r>
      <w:proofErr w:type="spellStart"/>
      <w:r w:rsidRPr="001446D8">
        <w:rPr>
          <w:sz w:val="24"/>
        </w:rPr>
        <w:t>högpasslänk</w:t>
      </w:r>
      <w:proofErr w:type="spellEnd"/>
      <w:r w:rsidRPr="001446D8">
        <w:rPr>
          <w:sz w:val="24"/>
        </w:rPr>
        <w:t xml:space="preserve"> till en icke-inverterande förstärkare. Utsignalen skall ha en maximal amplitud som ryms inom A/D-omvandlarens maximala spänningsintervall på </w:t>
      </w:r>
      <w:r w:rsidRPr="001446D8">
        <w:rPr>
          <w:sz w:val="24"/>
        </w:rPr>
        <w:sym w:font="Symbol" w:char="F0B1"/>
      </w:r>
      <w:r w:rsidRPr="001446D8">
        <w:rPr>
          <w:sz w:val="24"/>
        </w:rPr>
        <w:t xml:space="preserve"> 5V. Mikrofonens viloström är ca 0,25 mA vilket innebär att vi kan beräkna I</w:t>
      </w:r>
      <w:r w:rsidRPr="001446D8">
        <w:rPr>
          <w:sz w:val="24"/>
          <w:szCs w:val="24"/>
          <w:vertAlign w:val="subscript"/>
        </w:rPr>
        <w:t>DSS</w:t>
      </w:r>
      <w:r w:rsidRPr="001446D8">
        <w:rPr>
          <w:sz w:val="24"/>
        </w:rPr>
        <w:t xml:space="preserve"> för JFET-transistorn. Eftersom styrepotentialen U</w:t>
      </w:r>
      <w:r w:rsidRPr="001446D8">
        <w:rPr>
          <w:sz w:val="24"/>
          <w:szCs w:val="24"/>
          <w:vertAlign w:val="subscript"/>
        </w:rPr>
        <w:t>GS</w:t>
      </w:r>
      <w:r w:rsidRPr="001446D8">
        <w:rPr>
          <w:sz w:val="24"/>
        </w:rPr>
        <w:t xml:space="preserve"> = 0V kan vi anta att I</w:t>
      </w:r>
      <w:r w:rsidRPr="001446D8">
        <w:rPr>
          <w:sz w:val="24"/>
          <w:szCs w:val="24"/>
          <w:vertAlign w:val="subscript"/>
        </w:rPr>
        <w:t>DSS</w:t>
      </w:r>
      <w:r w:rsidRPr="001446D8">
        <w:rPr>
          <w:sz w:val="24"/>
        </w:rPr>
        <w:t xml:space="preserve"> = viloströmmen = 0,25 mA.</w:t>
      </w:r>
    </w:p>
    <w:p w14:paraId="7A797A5E" w14:textId="77777777" w:rsidR="00127544" w:rsidRDefault="00127544" w:rsidP="00C67CFC"/>
    <w:p w14:paraId="7B51443A" w14:textId="77777777" w:rsidR="00127544" w:rsidRPr="001446D8" w:rsidRDefault="00127544" w:rsidP="00127544">
      <w:pPr>
        <w:spacing w:line="240" w:lineRule="atLeast"/>
        <w:rPr>
          <w:sz w:val="24"/>
        </w:rPr>
      </w:pPr>
      <w:r w:rsidRPr="001446D8">
        <w:rPr>
          <w:sz w:val="24"/>
        </w:rPr>
        <w:t xml:space="preserve">Ljudtrycksnivå eller sound </w:t>
      </w:r>
      <w:proofErr w:type="spellStart"/>
      <w:r w:rsidRPr="001446D8">
        <w:rPr>
          <w:sz w:val="24"/>
        </w:rPr>
        <w:t>pressure</w:t>
      </w:r>
      <w:proofErr w:type="spellEnd"/>
      <w:r w:rsidRPr="001446D8">
        <w:rPr>
          <w:sz w:val="24"/>
        </w:rPr>
        <w:t xml:space="preserve"> </w:t>
      </w:r>
      <w:proofErr w:type="spellStart"/>
      <w:r w:rsidRPr="001446D8">
        <w:rPr>
          <w:sz w:val="24"/>
        </w:rPr>
        <w:t>level</w:t>
      </w:r>
      <w:proofErr w:type="spellEnd"/>
      <w:r w:rsidRPr="001446D8">
        <w:rPr>
          <w:sz w:val="24"/>
        </w:rPr>
        <w:t xml:space="preserve"> (SPL) definieras som:</w:t>
      </w:r>
    </w:p>
    <w:p w14:paraId="77B370BC" w14:textId="77777777" w:rsidR="00127544" w:rsidRPr="001446D8" w:rsidRDefault="005B223F" w:rsidP="00127544">
      <w:pPr>
        <w:spacing w:line="240" w:lineRule="atLeast"/>
        <w:jc w:val="center"/>
        <w:rPr>
          <w:sz w:val="24"/>
        </w:rPr>
      </w:pPr>
      <w:r>
        <w:rPr>
          <w:position w:val="-34"/>
          <w:sz w:val="24"/>
        </w:rPr>
        <w:pict w14:anchorId="1C22BA49">
          <v:shape id="_x0000_i1045" type="#_x0000_t75" style="width:143.3pt;height:38.5pt">
            <v:imagedata r:id="rId59" o:title=""/>
          </v:shape>
        </w:pict>
      </w:r>
    </w:p>
    <w:p w14:paraId="39F8CC51" w14:textId="47B04831" w:rsidR="00127544" w:rsidRDefault="00127544" w:rsidP="00127544">
      <w:pPr>
        <w:spacing w:line="240" w:lineRule="atLeast"/>
        <w:rPr>
          <w:sz w:val="24"/>
        </w:rPr>
      </w:pPr>
      <w:r>
        <w:rPr>
          <w:sz w:val="24"/>
        </w:rPr>
        <w:t>d</w:t>
      </w:r>
      <w:r w:rsidRPr="001446D8">
        <w:rPr>
          <w:sz w:val="24"/>
        </w:rPr>
        <w:t xml:space="preserve">är </w:t>
      </w:r>
      <w:r w:rsidRPr="001446D8">
        <w:rPr>
          <w:i/>
          <w:sz w:val="24"/>
        </w:rPr>
        <w:t>p</w:t>
      </w:r>
      <w:r w:rsidRPr="001446D8">
        <w:rPr>
          <w:sz w:val="24"/>
        </w:rPr>
        <w:t xml:space="preserve"> är </w:t>
      </w:r>
      <w:proofErr w:type="spellStart"/>
      <w:r w:rsidRPr="001446D8">
        <w:rPr>
          <w:sz w:val="24"/>
        </w:rPr>
        <w:t>ljudtrycket</w:t>
      </w:r>
      <w:proofErr w:type="spellEnd"/>
      <w:r w:rsidRPr="001446D8">
        <w:rPr>
          <w:sz w:val="24"/>
        </w:rPr>
        <w:t xml:space="preserve"> (Pascal (Pa) eller N/m</w:t>
      </w:r>
      <w:r w:rsidRPr="001446D8">
        <w:rPr>
          <w:sz w:val="24"/>
          <w:vertAlign w:val="superscript"/>
        </w:rPr>
        <w:t>2</w:t>
      </w:r>
      <w:r w:rsidRPr="001446D8">
        <w:rPr>
          <w:sz w:val="24"/>
        </w:rPr>
        <w:t xml:space="preserve">) och </w:t>
      </w:r>
      <w:proofErr w:type="spellStart"/>
      <w:r w:rsidRPr="001446D8">
        <w:rPr>
          <w:i/>
          <w:sz w:val="24"/>
        </w:rPr>
        <w:t>p</w:t>
      </w:r>
      <w:r w:rsidRPr="001446D8">
        <w:rPr>
          <w:i/>
          <w:sz w:val="24"/>
          <w:vertAlign w:val="subscript"/>
        </w:rPr>
        <w:t>ref</w:t>
      </w:r>
      <w:proofErr w:type="spellEnd"/>
      <w:r>
        <w:rPr>
          <w:sz w:val="24"/>
        </w:rPr>
        <w:t xml:space="preserve"> </w:t>
      </w:r>
      <w:r w:rsidRPr="001446D8">
        <w:rPr>
          <w:sz w:val="24"/>
        </w:rPr>
        <w:t xml:space="preserve">är ett referenstryck lika med 20 µPa vilket också anses vara en normal hörtröskel vid frekvensen 1000Hz. </w:t>
      </w:r>
      <w:proofErr w:type="spellStart"/>
      <w:r w:rsidRPr="001446D8">
        <w:rPr>
          <w:sz w:val="24"/>
        </w:rPr>
        <w:t>Ljudtrycket</w:t>
      </w:r>
      <w:proofErr w:type="spellEnd"/>
      <w:r w:rsidRPr="001446D8">
        <w:rPr>
          <w:sz w:val="24"/>
        </w:rPr>
        <w:t xml:space="preserve"> 1 Pa motsvarar 94 dB SPL.</w:t>
      </w:r>
    </w:p>
    <w:p w14:paraId="483E201E" w14:textId="77777777" w:rsidR="005E529C" w:rsidRDefault="005E529C" w:rsidP="00127544">
      <w:pPr>
        <w:spacing w:line="240" w:lineRule="atLeast"/>
        <w:rPr>
          <w:sz w:val="24"/>
        </w:rPr>
      </w:pPr>
    </w:p>
    <w:p w14:paraId="5FD25090" w14:textId="0599BA74" w:rsidR="005E529C" w:rsidRPr="001446D8" w:rsidRDefault="005E529C" w:rsidP="00127544">
      <w:pPr>
        <w:spacing w:line="240" w:lineRule="atLeast"/>
        <w:rPr>
          <w:sz w:val="24"/>
        </w:rPr>
      </w:pPr>
      <w:r w:rsidRPr="005E529C">
        <w:rPr>
          <w:i/>
          <w:sz w:val="24"/>
        </w:rPr>
        <w:lastRenderedPageBreak/>
        <w:t xml:space="preserve">Specifikationer: </w:t>
      </w:r>
      <w:r w:rsidRPr="001446D8">
        <w:rPr>
          <w:sz w:val="24"/>
        </w:rPr>
        <w:t>Vid 2 k</w:t>
      </w:r>
      <w:r w:rsidRPr="001446D8">
        <w:rPr>
          <w:sz w:val="24"/>
        </w:rPr>
        <w:sym w:font="Symbol" w:char="F057"/>
      </w:r>
      <w:r w:rsidRPr="001446D8">
        <w:rPr>
          <w:sz w:val="24"/>
        </w:rPr>
        <w:t xml:space="preserve"> </w:t>
      </w:r>
      <w:proofErr w:type="spellStart"/>
      <w:r w:rsidRPr="001446D8">
        <w:rPr>
          <w:sz w:val="24"/>
        </w:rPr>
        <w:t>inimpedans</w:t>
      </w:r>
      <w:proofErr w:type="spellEnd"/>
      <w:r w:rsidRPr="001446D8">
        <w:rPr>
          <w:sz w:val="24"/>
        </w:rPr>
        <w:t xml:space="preserve"> kan en </w:t>
      </w:r>
      <w:proofErr w:type="spellStart"/>
      <w:r w:rsidRPr="001446D8">
        <w:rPr>
          <w:sz w:val="24"/>
        </w:rPr>
        <w:t>elektretmikrofon</w:t>
      </w:r>
      <w:proofErr w:type="spellEnd"/>
      <w:r w:rsidRPr="001446D8">
        <w:rPr>
          <w:sz w:val="24"/>
        </w:rPr>
        <w:t xml:space="preserve"> typiskt ha en känslighet på </w:t>
      </w:r>
      <w:ins w:id="532" w:author="Erik Agrell" w:date="2015-10-21T10:43:00Z">
        <w:r w:rsidR="00E30006">
          <w:rPr>
            <w:sz w:val="24"/>
          </w:rPr>
          <w:t>–</w:t>
        </w:r>
      </w:ins>
      <w:del w:id="533" w:author="Erik Agrell" w:date="2015-10-21T10:43:00Z">
        <w:r w:rsidRPr="001446D8" w:rsidDel="00E30006">
          <w:rPr>
            <w:sz w:val="24"/>
          </w:rPr>
          <w:delText>-</w:delText>
        </w:r>
      </w:del>
      <w:r w:rsidRPr="001446D8">
        <w:rPr>
          <w:sz w:val="24"/>
        </w:rPr>
        <w:t xml:space="preserve">39 </w:t>
      </w:r>
      <w:proofErr w:type="spellStart"/>
      <w:r w:rsidRPr="001446D8">
        <w:rPr>
          <w:sz w:val="24"/>
        </w:rPr>
        <w:t>dBV</w:t>
      </w:r>
      <w:proofErr w:type="spellEnd"/>
      <w:r w:rsidRPr="001446D8">
        <w:rPr>
          <w:sz w:val="24"/>
        </w:rPr>
        <w:t>/Pa</w:t>
      </w:r>
      <w:r>
        <w:rPr>
          <w:sz w:val="24"/>
        </w:rPr>
        <w:t xml:space="preserve"> enligt datablad</w:t>
      </w:r>
      <w:r w:rsidRPr="001446D8">
        <w:rPr>
          <w:sz w:val="24"/>
        </w:rPr>
        <w:t xml:space="preserve">. Maximal utsignal för vår </w:t>
      </w:r>
      <w:r w:rsidR="00D87537">
        <w:rPr>
          <w:sz w:val="24"/>
        </w:rPr>
        <w:t>mikrofonförstärkare skall vara</w:t>
      </w:r>
      <w:r w:rsidRPr="001446D8">
        <w:rPr>
          <w:sz w:val="24"/>
        </w:rPr>
        <w:t xml:space="preserve"> </w:t>
      </w:r>
      <w:r w:rsidRPr="001446D8">
        <w:rPr>
          <w:sz w:val="24"/>
        </w:rPr>
        <w:sym w:font="Symbol" w:char="F0B1"/>
      </w:r>
      <w:r w:rsidR="00D87537">
        <w:rPr>
          <w:sz w:val="24"/>
        </w:rPr>
        <w:t xml:space="preserve"> 5V i amplitud dvs ca 11 </w:t>
      </w:r>
      <w:proofErr w:type="spellStart"/>
      <w:r w:rsidR="00D87537">
        <w:rPr>
          <w:sz w:val="24"/>
        </w:rPr>
        <w:t>dBV</w:t>
      </w:r>
      <w:proofErr w:type="spellEnd"/>
      <w:r w:rsidR="00D87537">
        <w:rPr>
          <w:sz w:val="24"/>
        </w:rPr>
        <w:t>, för att utnyttja A/D-omvandlarens fulla omfång.</w:t>
      </w:r>
    </w:p>
    <w:p w14:paraId="64FEC043" w14:textId="33AF92AF" w:rsidR="00127544" w:rsidRPr="00C67CFC" w:rsidDel="007513D3" w:rsidRDefault="00E01CE2" w:rsidP="00C67CFC">
      <w:pPr>
        <w:rPr>
          <w:del w:id="534" w:author="Erik Agrell" w:date="2015-10-20T20:03:00Z"/>
        </w:rPr>
      </w:pPr>
      <w:ins w:id="535" w:author="Li Yan" w:date="2015-10-31T15:20:00Z">
        <w:r>
          <w:rPr>
            <w:noProof/>
            <w:lang w:val="en-US"/>
          </w:rPr>
          <w:drawing>
            <wp:inline distT="0" distB="0" distL="0" distR="0" wp14:anchorId="719B1F22" wp14:editId="798F9A71">
              <wp:extent cx="6120765" cy="2996120"/>
              <wp:effectExtent l="0" t="0" r="63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ic amplifier.png"/>
                      <pic:cNvPicPr/>
                    </pic:nvPicPr>
                    <pic:blipFill rotWithShape="1">
                      <a:blip r:embed="rId60">
                        <a:extLst>
                          <a:ext uri="{28A0092B-C50C-407E-A947-70E740481C1C}">
                            <a14:useLocalDpi xmlns:a14="http://schemas.microsoft.com/office/drawing/2010/main" val="0"/>
                          </a:ext>
                        </a:extLst>
                      </a:blip>
                      <a:srcRect b="16075"/>
                      <a:stretch/>
                    </pic:blipFill>
                    <pic:spPr bwMode="auto">
                      <a:xfrm>
                        <a:off x="0" y="0"/>
                        <a:ext cx="6120765" cy="2996120"/>
                      </a:xfrm>
                      <a:prstGeom prst="rect">
                        <a:avLst/>
                      </a:prstGeom>
                      <a:ln>
                        <a:noFill/>
                      </a:ln>
                      <a:extLst>
                        <a:ext uri="{53640926-AAD7-44d8-BBD7-CCE9431645EC}">
                          <a14:shadowObscured xmlns:a14="http://schemas.microsoft.com/office/drawing/2010/main"/>
                        </a:ext>
                      </a:extLst>
                    </pic:spPr>
                  </pic:pic>
                </a:graphicData>
              </a:graphic>
            </wp:inline>
          </w:drawing>
        </w:r>
      </w:ins>
      <w:ins w:id="536" w:author="Erik Agrell" w:date="2015-10-20T20:06:00Z">
        <w:del w:id="537" w:author="Li Yan" w:date="2015-10-31T15:20:00Z">
          <w:r w:rsidR="007513D3" w:rsidDel="00E01CE2">
            <w:rPr>
              <w:noProof/>
              <w:lang w:val="en-US"/>
            </w:rPr>
            <w:drawing>
              <wp:inline distT="0" distB="0" distL="0" distR="0" wp14:anchorId="4E959CD4" wp14:editId="3B1EEF0D">
                <wp:extent cx="5175700" cy="2546773"/>
                <wp:effectExtent l="0" t="0" r="6350"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1">
                          <a:extLst>
                            <a:ext uri="{28A0092B-C50C-407E-A947-70E740481C1C}">
                              <a14:useLocalDpi xmlns:a14="http://schemas.microsoft.com/office/drawing/2010/main" val="0"/>
                            </a:ext>
                          </a:extLst>
                        </a:blip>
                        <a:srcRect b="15818"/>
                        <a:stretch/>
                      </pic:blipFill>
                      <pic:spPr bwMode="auto">
                        <a:xfrm>
                          <a:off x="0" y="0"/>
                          <a:ext cx="5178193" cy="2548000"/>
                        </a:xfrm>
                        <a:prstGeom prst="rect">
                          <a:avLst/>
                        </a:prstGeom>
                        <a:noFill/>
                        <a:ln>
                          <a:noFill/>
                        </a:ln>
                        <a:extLst>
                          <a:ext uri="{53640926-AAD7-44d8-BBD7-CCE9431645EC}">
                            <a14:shadowObscured xmlns:a14="http://schemas.microsoft.com/office/drawing/2010/main"/>
                          </a:ext>
                        </a:extLst>
                      </pic:spPr>
                    </pic:pic>
                  </a:graphicData>
                </a:graphic>
              </wp:inline>
            </w:drawing>
          </w:r>
        </w:del>
      </w:ins>
    </w:p>
    <w:p w14:paraId="14EA4DA8" w14:textId="5FB8E922" w:rsidR="00F27515" w:rsidRPr="001446D8" w:rsidRDefault="00621F7A" w:rsidP="00CF05DC">
      <w:pPr>
        <w:pStyle w:val="figure"/>
      </w:pPr>
      <w:del w:id="538" w:author="Erik Agrell" w:date="2015-10-14T17:27:00Z">
        <w:r w:rsidRPr="00C67CFC" w:rsidDel="00C645F3">
          <w:rPr>
            <w:noProof/>
            <w:lang w:val="en-US"/>
          </w:rPr>
          <mc:AlternateContent>
            <mc:Choice Requires="wps">
              <w:drawing>
                <wp:anchor distT="0" distB="0" distL="114300" distR="114300" simplePos="0" relativeHeight="251657728" behindDoc="0" locked="0" layoutInCell="1" allowOverlap="1" wp14:anchorId="5C1DCB03" wp14:editId="4BF91732">
                  <wp:simplePos x="0" y="0"/>
                  <wp:positionH relativeFrom="column">
                    <wp:posOffset>17145</wp:posOffset>
                  </wp:positionH>
                  <wp:positionV relativeFrom="paragraph">
                    <wp:posOffset>1297305</wp:posOffset>
                  </wp:positionV>
                  <wp:extent cx="2768600" cy="857250"/>
                  <wp:effectExtent l="0" t="0" r="25400" b="3175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0" cy="85725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6EB2912" id="Rectangle 2" o:spid="_x0000_s1026" style="position:absolute;margin-left:1.35pt;margin-top:102.15pt;width:218pt;height:6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" filled="f">
                  <v:stroke dashstyle="dash"/>
                </v:rect>
              </w:pict>
            </mc:Fallback>
          </mc:AlternateContent>
        </w:r>
      </w:del>
      <w:del w:id="539" w:author="Erik Agrell" w:date="2015-10-20T17:37:00Z">
        <w:r w:rsidR="0043066A" w:rsidRPr="002A55CF" w:rsidDel="00F40575">
          <w:rPr>
            <w:rFonts w:ascii="Times" w:hAnsi="Times"/>
            <w:noProof/>
            <w:lang w:val="en-US"/>
            <w:rPrChange w:id="540" w:author="Unknown">
              <w:rPr>
                <w:noProof/>
                <w:lang w:val="en-US"/>
              </w:rPr>
            </w:rPrChange>
          </w:rPr>
          <w:drawing>
            <wp:inline distT="0" distB="0" distL="0" distR="0" wp14:anchorId="10E8137C" wp14:editId="6627ACD0">
              <wp:extent cx="5395369" cy="23647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_lab5_circuit.png"/>
                      <pic:cNvPicPr/>
                    </pic:nvPicPr>
                    <pic:blipFill rotWithShape="1">
                      <a:blip r:embed="rId62">
                        <a:extLst>
                          <a:ext uri="{28A0092B-C50C-407E-A947-70E740481C1C}">
                            <a14:useLocalDpi xmlns:a14="http://schemas.microsoft.com/office/drawing/2010/main" val="0"/>
                          </a:ext>
                        </a:extLst>
                      </a:blip>
                      <a:srcRect t="19230" b="3366"/>
                      <a:stretch/>
                    </pic:blipFill>
                    <pic:spPr bwMode="auto">
                      <a:xfrm>
                        <a:off x="0" y="0"/>
                        <a:ext cx="5430257" cy="2380031"/>
                      </a:xfrm>
                      <a:prstGeom prst="rect">
                        <a:avLst/>
                      </a:prstGeom>
                      <a:ln>
                        <a:noFill/>
                      </a:ln>
                      <a:extLst>
                        <a:ext uri="{53640926-AAD7-44d8-BBD7-CCE9431645EC}">
                          <a14:shadowObscured xmlns:a14="http://schemas.microsoft.com/office/drawing/2010/main"/>
                        </a:ext>
                      </a:extLst>
                    </pic:spPr>
                  </pic:pic>
                </a:graphicData>
              </a:graphic>
            </wp:inline>
          </w:drawing>
        </w:r>
      </w:del>
    </w:p>
    <w:p w14:paraId="73ACA278" w14:textId="59DC4C82" w:rsidR="00F27515" w:rsidRPr="001446D8" w:rsidRDefault="00F27515" w:rsidP="00CF05DC">
      <w:pPr>
        <w:pStyle w:val="Caption"/>
      </w:pPr>
      <w:r w:rsidRPr="001446D8">
        <w:t>Figur 5.2. Kretsschema för mikrofonförstärkaren. Mikrofonelementet representeras av en JFET</w:t>
      </w:r>
      <w:r w:rsidR="00D87537">
        <w:t xml:space="preserve"> (J</w:t>
      </w:r>
      <w:r w:rsidR="00D87537" w:rsidRPr="00BE57CB">
        <w:rPr>
          <w:i w:val="0"/>
          <w:vertAlign w:val="subscript"/>
          <w:rPrChange w:id="541" w:author="Erik Agrell" w:date="2015-10-20T20:27:00Z">
            <w:rPr/>
          </w:rPrChange>
        </w:rPr>
        <w:t>1</w:t>
      </w:r>
      <w:r w:rsidR="00D87537">
        <w:t>) och ljudvågen av en växelspänningsgenerator (V</w:t>
      </w:r>
      <w:ins w:id="542" w:author="Erik Agrell" w:date="2015-10-20T20:26:00Z">
        <w:r w:rsidR="00BE57CB" w:rsidRPr="00BE57CB">
          <w:rPr>
            <w:i w:val="0"/>
            <w:vertAlign w:val="subscript"/>
            <w:rPrChange w:id="543" w:author="Erik Agrell" w:date="2015-10-20T20:27:00Z">
              <w:rPr/>
            </w:rPrChange>
          </w:rPr>
          <w:t>1</w:t>
        </w:r>
      </w:ins>
      <w:del w:id="544" w:author="Erik Agrell" w:date="2015-10-20T20:26:00Z">
        <w:r w:rsidR="00D87537" w:rsidDel="00BE57CB">
          <w:delText>2</w:delText>
        </w:r>
      </w:del>
      <w:r w:rsidR="00D87537">
        <w:t>)</w:t>
      </w:r>
      <w:r w:rsidRPr="001446D8">
        <w:t>.</w:t>
      </w:r>
      <w:ins w:id="545" w:author="Erik Agrell" w:date="2015-10-20T20:04:00Z">
        <w:r w:rsidR="007513D3">
          <w:t xml:space="preserve"> </w:t>
        </w:r>
        <w:proofErr w:type="spellStart"/>
        <w:r w:rsidR="007513D3" w:rsidRPr="007513D3">
          <w:rPr>
            <w:highlight w:val="yellow"/>
            <w:rPrChange w:id="546" w:author="Erik Agrell" w:date="2015-10-20T20:09:00Z">
              <w:rPr/>
            </w:rPrChange>
          </w:rPr>
          <w:t>Add</w:t>
        </w:r>
        <w:proofErr w:type="spellEnd"/>
        <w:r w:rsidR="007513D3" w:rsidRPr="007513D3">
          <w:rPr>
            <w:highlight w:val="yellow"/>
            <w:rPrChange w:id="547" w:author="Erik Agrell" w:date="2015-10-20T20:09:00Z">
              <w:rPr/>
            </w:rPrChange>
          </w:rPr>
          <w:t xml:space="preserve"> </w:t>
        </w:r>
        <w:proofErr w:type="spellStart"/>
        <w:r w:rsidR="007513D3" w:rsidRPr="007513D3">
          <w:rPr>
            <w:highlight w:val="yellow"/>
            <w:rPrChange w:id="548" w:author="Erik Agrell" w:date="2015-10-20T20:09:00Z">
              <w:rPr/>
            </w:rPrChange>
          </w:rPr>
          <w:t>dashed</w:t>
        </w:r>
        <w:proofErr w:type="spellEnd"/>
        <w:r w:rsidR="007513D3" w:rsidRPr="007513D3">
          <w:rPr>
            <w:highlight w:val="yellow"/>
            <w:rPrChange w:id="549" w:author="Erik Agrell" w:date="2015-10-20T20:09:00Z">
              <w:rPr/>
            </w:rPrChange>
          </w:rPr>
          <w:t xml:space="preserve"> </w:t>
        </w:r>
        <w:proofErr w:type="spellStart"/>
        <w:r w:rsidR="007513D3" w:rsidRPr="007513D3">
          <w:rPr>
            <w:highlight w:val="yellow"/>
            <w:rPrChange w:id="550" w:author="Erik Agrell" w:date="2015-10-20T20:09:00Z">
              <w:rPr/>
            </w:rPrChange>
          </w:rPr>
          <w:t>rectangle</w:t>
        </w:r>
        <w:proofErr w:type="spellEnd"/>
        <w:r w:rsidR="007513D3" w:rsidRPr="007513D3">
          <w:rPr>
            <w:highlight w:val="yellow"/>
            <w:rPrChange w:id="551" w:author="Erik Agrell" w:date="2015-10-20T20:09:00Z">
              <w:rPr/>
            </w:rPrChange>
          </w:rPr>
          <w:t xml:space="preserve"> ”mikrofon”</w:t>
        </w:r>
      </w:ins>
    </w:p>
    <w:p w14:paraId="51BA6454" w14:textId="3F8C193D" w:rsidR="009A4F06" w:rsidRDefault="009A4F06" w:rsidP="00CF05DC">
      <w:pPr>
        <w:pStyle w:val="figure"/>
      </w:pPr>
      <w:del w:id="552" w:author="Erik Agrell" w:date="2015-10-20T20:04:00Z">
        <w:r w:rsidDel="007513D3">
          <w:rPr>
            <w:noProof/>
            <w:lang w:val="en-US"/>
          </w:rPr>
          <w:drawing>
            <wp:inline distT="0" distB="0" distL="0" distR="0" wp14:anchorId="1033DCDD" wp14:editId="65B6A784">
              <wp:extent cx="6119988" cy="28800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3.png"/>
                      <pic:cNvPicPr/>
                    </pic:nvPicPr>
                    <pic:blipFill rotWithShape="1">
                      <a:blip r:embed="rId63">
                        <a:extLst>
                          <a:ext uri="{28A0092B-C50C-407E-A947-70E740481C1C}">
                            <a14:useLocalDpi xmlns:a14="http://schemas.microsoft.com/office/drawing/2010/main" val="0"/>
                          </a:ext>
                        </a:extLst>
                      </a:blip>
                      <a:srcRect t="1" b="27654"/>
                      <a:stretch/>
                    </pic:blipFill>
                    <pic:spPr bwMode="auto">
                      <a:xfrm>
                        <a:off x="0" y="0"/>
                        <a:ext cx="6120765" cy="2880366"/>
                      </a:xfrm>
                      <a:prstGeom prst="rect">
                        <a:avLst/>
                      </a:prstGeom>
                      <a:ln>
                        <a:noFill/>
                      </a:ln>
                      <a:extLst>
                        <a:ext uri="{53640926-AAD7-44d8-BBD7-CCE9431645EC}">
                          <a14:shadowObscured xmlns:a14="http://schemas.microsoft.com/office/drawing/2010/main"/>
                        </a:ext>
                      </a:extLst>
                    </pic:spPr>
                  </pic:pic>
                </a:graphicData>
              </a:graphic>
            </wp:inline>
          </w:drawing>
        </w:r>
      </w:del>
      <w:ins w:id="553" w:author="Erik Agrell" w:date="2015-10-20T20:05:00Z">
        <w:del w:id="554" w:author="Li Yan" w:date="2015-10-31T15:20:00Z">
          <w:r w:rsidR="007513D3" w:rsidDel="00E01CE2">
            <w:rPr>
              <w:noProof/>
              <w:lang w:val="en-US"/>
            </w:rPr>
            <w:drawing>
              <wp:inline distT="0" distB="0" distL="0" distR="0" wp14:anchorId="0BE828BD" wp14:editId="60185B30">
                <wp:extent cx="6216212" cy="2915073"/>
                <wp:effectExtent l="0" t="0" r="6985" b="635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4">
                          <a:extLst>
                            <a:ext uri="{28A0092B-C50C-407E-A947-70E740481C1C}">
                              <a14:useLocalDpi xmlns:a14="http://schemas.microsoft.com/office/drawing/2010/main" val="0"/>
                            </a:ext>
                          </a:extLst>
                        </a:blip>
                        <a:srcRect b="19773"/>
                        <a:stretch/>
                      </pic:blipFill>
                      <pic:spPr bwMode="auto">
                        <a:xfrm>
                          <a:off x="0" y="0"/>
                          <a:ext cx="6218436" cy="2916116"/>
                        </a:xfrm>
                        <a:prstGeom prst="rect">
                          <a:avLst/>
                        </a:prstGeom>
                        <a:noFill/>
                        <a:ln>
                          <a:noFill/>
                        </a:ln>
                        <a:extLst>
                          <a:ext uri="{53640926-AAD7-44d8-BBD7-CCE9431645EC}">
                            <a14:shadowObscured xmlns:a14="http://schemas.microsoft.com/office/drawing/2010/main"/>
                          </a:ext>
                        </a:extLst>
                      </pic:spPr>
                    </pic:pic>
                  </a:graphicData>
                </a:graphic>
              </wp:inline>
            </w:drawing>
          </w:r>
        </w:del>
      </w:ins>
      <w:ins w:id="555" w:author="Li Yan" w:date="2015-10-31T15:20:00Z">
        <w:r w:rsidR="00E01CE2">
          <w:rPr>
            <w:noProof/>
            <w:lang w:val="en-US"/>
          </w:rPr>
          <w:drawing>
            <wp:inline distT="0" distB="0" distL="0" distR="0" wp14:anchorId="7CB11997" wp14:editId="2062C827">
              <wp:extent cx="6120765" cy="2859932"/>
              <wp:effectExtent l="0" t="0" r="635"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mplifier.png"/>
                      <pic:cNvPicPr/>
                    </pic:nvPicPr>
                    <pic:blipFill rotWithShape="1">
                      <a:blip r:embed="rId65">
                        <a:extLst>
                          <a:ext uri="{28A0092B-C50C-407E-A947-70E740481C1C}">
                            <a14:useLocalDpi xmlns:a14="http://schemas.microsoft.com/office/drawing/2010/main" val="0"/>
                          </a:ext>
                        </a:extLst>
                      </a:blip>
                      <a:srcRect b="20131"/>
                      <a:stretch/>
                    </pic:blipFill>
                    <pic:spPr bwMode="auto">
                      <a:xfrm>
                        <a:off x="0" y="0"/>
                        <a:ext cx="6120765" cy="2859932"/>
                      </a:xfrm>
                      <a:prstGeom prst="rect">
                        <a:avLst/>
                      </a:prstGeom>
                      <a:ln>
                        <a:noFill/>
                      </a:ln>
                      <a:extLst>
                        <a:ext uri="{53640926-AAD7-44d8-BBD7-CCE9431645EC}">
                          <a14:shadowObscured xmlns:a14="http://schemas.microsoft.com/office/drawing/2010/main"/>
                        </a:ext>
                      </a:extLst>
                    </pic:spPr>
                  </pic:pic>
                </a:graphicData>
              </a:graphic>
            </wp:inline>
          </w:drawing>
        </w:r>
      </w:ins>
    </w:p>
    <w:p w14:paraId="4B88F318" w14:textId="39BA3044" w:rsidR="00F27515" w:rsidRPr="0065789D" w:rsidRDefault="00F27515" w:rsidP="00CF05DC">
      <w:pPr>
        <w:pStyle w:val="Caption"/>
        <w:rPr>
          <w:lang w:val="en-US"/>
          <w:rPrChange w:id="556" w:author="liyan" w:date="2015-11-16T10:36:00Z">
            <w:rPr/>
          </w:rPrChange>
        </w:rPr>
      </w:pPr>
      <w:r w:rsidRPr="001446D8">
        <w:t>Figur 5.3. Kretsschema för effektförstärkaren.</w:t>
      </w:r>
      <w:r w:rsidR="006511EA">
        <w:t xml:space="preserve"> </w:t>
      </w:r>
      <w:del w:id="557" w:author="Erik Agrell" w:date="2015-10-20T20:09:00Z">
        <w:r w:rsidR="006511EA" w:rsidDel="007513D3">
          <w:delText xml:space="preserve">V3 </w:delText>
        </w:r>
      </w:del>
      <w:ins w:id="558" w:author="Erik Agrell" w:date="2015-10-20T20:09:00Z">
        <w:r w:rsidR="007513D3">
          <w:t>V</w:t>
        </w:r>
        <w:r w:rsidR="007513D3" w:rsidRPr="007513D3">
          <w:rPr>
            <w:i w:val="0"/>
            <w:vertAlign w:val="subscript"/>
            <w:rPrChange w:id="559" w:author="Erik Agrell" w:date="2015-10-20T20:09:00Z">
              <w:rPr/>
            </w:rPrChange>
          </w:rPr>
          <w:t>LP2</w:t>
        </w:r>
        <w:r w:rsidR="007513D3">
          <w:t xml:space="preserve"> </w:t>
        </w:r>
      </w:ins>
      <w:r w:rsidR="006511EA">
        <w:t xml:space="preserve">representerar LP-filtrets utsignal och </w:t>
      </w:r>
      <w:ins w:id="560" w:author="Erik Agrell" w:date="2015-12-15T11:00:00Z">
        <w:r w:rsidR="005B223F">
          <w:t>stereo</w:t>
        </w:r>
      </w:ins>
      <w:ins w:id="561" w:author="Erik Agrell" w:date="2015-10-20T20:10:00Z">
        <w:r w:rsidR="007513D3">
          <w:t xml:space="preserve">hörluren representeras av </w:t>
        </w:r>
      </w:ins>
      <w:r w:rsidR="006511EA">
        <w:t>R</w:t>
      </w:r>
      <w:del w:id="562" w:author="Erik Agrell" w:date="2015-10-20T20:09:00Z">
        <w:r w:rsidR="006511EA" w:rsidRPr="007513D3" w:rsidDel="007513D3">
          <w:rPr>
            <w:i w:val="0"/>
            <w:iCs/>
            <w:szCs w:val="24"/>
            <w:vertAlign w:val="subscript"/>
            <w:rPrChange w:id="563" w:author="Erik Agrell" w:date="2015-10-20T20:09:00Z">
              <w:rPr>
                <w:iCs/>
                <w:szCs w:val="24"/>
                <w:vertAlign w:val="subscript"/>
              </w:rPr>
            </w:rPrChange>
          </w:rPr>
          <w:delText>7</w:delText>
        </w:r>
      </w:del>
      <w:ins w:id="564" w:author="Erik Agrell" w:date="2015-10-20T20:09:00Z">
        <w:r w:rsidR="007513D3" w:rsidRPr="007513D3">
          <w:rPr>
            <w:i w:val="0"/>
            <w:iCs/>
            <w:szCs w:val="24"/>
            <w:vertAlign w:val="subscript"/>
            <w:rPrChange w:id="565" w:author="Erik Agrell" w:date="2015-10-20T20:09:00Z">
              <w:rPr>
                <w:iCs/>
                <w:szCs w:val="24"/>
                <w:vertAlign w:val="subscript"/>
              </w:rPr>
            </w:rPrChange>
          </w:rPr>
          <w:t>8</w:t>
        </w:r>
      </w:ins>
      <w:r w:rsidR="006511EA">
        <w:t xml:space="preserve"> </w:t>
      </w:r>
      <w:del w:id="566" w:author="Erik Agrell" w:date="2015-10-20T20:11:00Z">
        <w:r w:rsidR="006511EA" w:rsidDel="007513D3">
          <w:delText>representerar en ideal hörlur</w:delText>
        </w:r>
      </w:del>
      <w:r w:rsidR="006511EA">
        <w:t>.</w:t>
      </w:r>
      <w:r w:rsidR="006511EA">
        <w:rPr>
          <w:color w:val="0000FF"/>
        </w:rPr>
        <w:t xml:space="preserve"> </w:t>
      </w:r>
      <w:ins w:id="567" w:author="Cristian Bogdan Czegledi" w:date="2015-10-28T14:47:00Z">
        <w:del w:id="568" w:author="Erik Agrell" w:date="2015-12-15T11:44:00Z">
          <w:r w:rsidR="00B563B5" w:rsidRPr="0065789D" w:rsidDel="00ED3FB2">
            <w:rPr>
              <w:color w:val="0000FF"/>
              <w:lang w:val="en-US"/>
              <w:rPrChange w:id="569" w:author="liyan" w:date="2015-11-16T09:58:00Z">
                <w:rPr>
                  <w:color w:val="0000FF"/>
                </w:rPr>
              </w:rPrChange>
            </w:rPr>
            <w:delText xml:space="preserve">  CC:Here we represent the headphones via R8 and L1. </w:delText>
          </w:r>
          <w:r w:rsidR="00B563B5" w:rsidRPr="0065789D" w:rsidDel="00ED3FB2">
            <w:rPr>
              <w:color w:val="0000FF"/>
              <w:lang w:val="en-US"/>
              <w:rPrChange w:id="570" w:author="liyan" w:date="2015-11-16T10:36:00Z">
                <w:rPr>
                  <w:color w:val="0000FF"/>
                </w:rPr>
              </w:rPrChange>
            </w:rPr>
            <w:delText>This construction res</w:delText>
          </w:r>
          <w:r w:rsidR="0011282B" w:rsidRPr="0065789D" w:rsidDel="00ED3FB2">
            <w:rPr>
              <w:color w:val="FF0000"/>
              <w:highlight w:val="yellow"/>
              <w:lang w:val="en-US"/>
              <w:rPrChange w:id="571" w:author="liyan" w:date="2015-11-16T10:36:00Z">
                <w:rPr>
                  <w:color w:val="FF0000"/>
                  <w:highlight w:val="yellow"/>
                </w:rPr>
              </w:rPrChange>
            </w:rPr>
            <w:delText>ults in a big</w:delText>
          </w:r>
          <w:r w:rsidR="00B563B5" w:rsidRPr="0065789D" w:rsidDel="00ED3FB2">
            <w:rPr>
              <w:color w:val="0000FF"/>
              <w:lang w:val="en-US"/>
              <w:rPrChange w:id="572" w:author="liyan" w:date="2015-11-16T10:36:00Z">
                <w:rPr>
                  <w:color w:val="0000FF"/>
                </w:rPr>
              </w:rPrChange>
            </w:rPr>
            <w:delText xml:space="preserve"> discrepancy </w:delText>
          </w:r>
        </w:del>
      </w:ins>
      <w:ins w:id="573" w:author="Cristian Bogdan Czegledi" w:date="2015-10-28T14:49:00Z">
        <w:del w:id="574" w:author="Erik Agrell" w:date="2015-12-15T11:44:00Z">
          <w:r w:rsidR="00B563B5" w:rsidRPr="0065789D" w:rsidDel="00ED3FB2">
            <w:rPr>
              <w:color w:val="0000FF"/>
              <w:lang w:val="en-US"/>
              <w:rPrChange w:id="575" w:author="liyan" w:date="2015-11-16T10:36:00Z">
                <w:rPr>
                  <w:color w:val="0000FF"/>
                </w:rPr>
              </w:rPrChange>
            </w:rPr>
            <w:delText xml:space="preserve">between simulation and measurement. I tried myselft to change the values of R8 and L1 to get a better fit </w:delText>
          </w:r>
          <w:r w:rsidR="0011282B" w:rsidRPr="0065789D" w:rsidDel="00ED3FB2">
            <w:rPr>
              <w:color w:val="0000FF"/>
              <w:lang w:val="en-US"/>
              <w:rPrChange w:id="576" w:author="liyan" w:date="2015-11-16T10:36:00Z">
                <w:rPr>
                  <w:color w:val="0000FF"/>
                </w:rPr>
              </w:rPrChange>
            </w:rPr>
            <w:delText xml:space="preserve">but I failed. Perhaps </w:delText>
          </w:r>
        </w:del>
      </w:ins>
      <w:ins w:id="577" w:author="Cristian Bogdan Czegledi" w:date="2015-10-28T14:50:00Z">
        <w:del w:id="578" w:author="Erik Agrell" w:date="2015-12-15T11:44:00Z">
          <w:r w:rsidR="0011282B" w:rsidRPr="0065789D" w:rsidDel="00ED3FB2">
            <w:rPr>
              <w:color w:val="0000FF"/>
              <w:lang w:val="en-US"/>
              <w:rPrChange w:id="579" w:author="liyan" w:date="2015-11-16T10:36:00Z">
                <w:rPr>
                  <w:color w:val="0000FF"/>
                </w:rPr>
              </w:rPrChange>
            </w:rPr>
            <w:delText>(using Mannes help)</w:delText>
          </w:r>
        </w:del>
      </w:ins>
      <w:ins w:id="580" w:author="Cristian Bogdan Czegledi" w:date="2015-10-28T14:49:00Z">
        <w:del w:id="581" w:author="Erik Agrell" w:date="2015-12-15T11:44:00Z">
          <w:r w:rsidR="0011282B" w:rsidRPr="0065789D" w:rsidDel="00ED3FB2">
            <w:rPr>
              <w:color w:val="0000FF"/>
              <w:lang w:val="en-US"/>
              <w:rPrChange w:id="582" w:author="liyan" w:date="2015-11-16T10:36:00Z">
                <w:rPr>
                  <w:color w:val="0000FF"/>
                </w:rPr>
              </w:rPrChange>
            </w:rPr>
            <w:delText xml:space="preserve"> the headphones should be represented by a different subcircuit that is more accurate. </w:delText>
          </w:r>
        </w:del>
      </w:ins>
      <w:ins w:id="583" w:author="Erik Agrell" w:date="2015-12-15T10:59:00Z">
        <w:r w:rsidR="005B223F">
          <w:rPr>
            <w:color w:val="0000FF"/>
            <w:lang w:val="en-US"/>
          </w:rPr>
          <w:t>Remove L1</w:t>
        </w:r>
      </w:ins>
    </w:p>
    <w:p w14:paraId="795349A3" w14:textId="77777777" w:rsidR="00B415FD" w:rsidRPr="00127544" w:rsidRDefault="00B415FD" w:rsidP="00B415FD">
      <w:pPr>
        <w:pStyle w:val="Heading2"/>
      </w:pPr>
      <w:r w:rsidRPr="00127544">
        <w:t>Effektförstärkare</w:t>
      </w:r>
    </w:p>
    <w:p w14:paraId="5ABB8468" w14:textId="0BE98E21" w:rsidR="005E529C" w:rsidRPr="001446D8" w:rsidRDefault="00F27515" w:rsidP="00F27515">
      <w:pPr>
        <w:spacing w:line="240" w:lineRule="atLeast"/>
        <w:rPr>
          <w:sz w:val="24"/>
        </w:rPr>
      </w:pPr>
      <w:r w:rsidRPr="001446D8">
        <w:rPr>
          <w:sz w:val="24"/>
        </w:rPr>
        <w:t xml:space="preserve">Effektförstärkaren är en klass B-förstärkare av push-pull-typ. </w:t>
      </w:r>
      <w:del w:id="584" w:author="Erik Agrell" w:date="2015-10-14T17:27:00Z">
        <w:r w:rsidRPr="001446D8" w:rsidDel="00C645F3">
          <w:rPr>
            <w:sz w:val="24"/>
          </w:rPr>
          <w:delText xml:space="preserve">Kretsen </w:delText>
        </w:r>
      </w:del>
      <w:ins w:id="585" w:author="Erik Agrell" w:date="2015-10-14T17:27:00Z">
        <w:r w:rsidR="00C645F3">
          <w:rPr>
            <w:sz w:val="24"/>
          </w:rPr>
          <w:t>Operationsförstärkaren</w:t>
        </w:r>
        <w:r w:rsidR="00C645F3" w:rsidRPr="001446D8">
          <w:rPr>
            <w:sz w:val="24"/>
          </w:rPr>
          <w:t xml:space="preserve"> </w:t>
        </w:r>
      </w:ins>
      <w:del w:id="586" w:author="Erik Agrell" w:date="2015-10-14T17:28:00Z">
        <w:r w:rsidRPr="001446D8" w:rsidDel="00C645F3">
          <w:rPr>
            <w:sz w:val="24"/>
          </w:rPr>
          <w:delText xml:space="preserve">TL071 (= 1/2 </w:delText>
        </w:r>
      </w:del>
      <w:r w:rsidRPr="001446D8">
        <w:rPr>
          <w:sz w:val="24"/>
        </w:rPr>
        <w:t>TL072</w:t>
      </w:r>
      <w:del w:id="587" w:author="Erik Agrell" w:date="2015-10-14T17:28:00Z">
        <w:r w:rsidRPr="001446D8" w:rsidDel="00C645F3">
          <w:rPr>
            <w:sz w:val="24"/>
          </w:rPr>
          <w:delText>)</w:delText>
        </w:r>
      </w:del>
      <w:r w:rsidRPr="001446D8">
        <w:rPr>
          <w:sz w:val="24"/>
        </w:rPr>
        <w:t xml:space="preserve"> kan inte ge den ström som vi behöver för att driva en högtalare eller en hörtelefon. En hörlur behöver en effekt av ca 10</w:t>
      </w:r>
      <w:del w:id="588" w:author="Erik Agrell" w:date="2015-10-14T17:38:00Z">
        <w:r w:rsidRPr="001446D8" w:rsidDel="002E413A">
          <w:rPr>
            <w:sz w:val="24"/>
          </w:rPr>
          <w:delText xml:space="preserve"> </w:delText>
        </w:r>
      </w:del>
      <w:r w:rsidRPr="001446D8">
        <w:rPr>
          <w:sz w:val="24"/>
        </w:rPr>
        <w:t>–</w:t>
      </w:r>
      <w:del w:id="589" w:author="Erik Agrell" w:date="2015-10-14T17:38:00Z">
        <w:r w:rsidRPr="001446D8" w:rsidDel="002E413A">
          <w:rPr>
            <w:sz w:val="24"/>
          </w:rPr>
          <w:delText xml:space="preserve"> </w:delText>
        </w:r>
      </w:del>
      <w:r w:rsidRPr="001446D8">
        <w:rPr>
          <w:sz w:val="24"/>
        </w:rPr>
        <w:t xml:space="preserve">20 mW och med en impedans på </w:t>
      </w:r>
      <w:del w:id="590" w:author="Cristian Bogdan Czegledi" w:date="2015-10-28T16:32:00Z">
        <w:r w:rsidRPr="001446D8" w:rsidDel="003E44D4">
          <w:rPr>
            <w:sz w:val="24"/>
          </w:rPr>
          <w:delText xml:space="preserve">16 </w:delText>
        </w:r>
      </w:del>
      <w:ins w:id="591" w:author="Cristian Bogdan Czegledi" w:date="2015-10-28T16:32:00Z">
        <w:r w:rsidR="003E44D4">
          <w:rPr>
            <w:sz w:val="24"/>
          </w:rPr>
          <w:t>20</w:t>
        </w:r>
        <w:r w:rsidR="003E44D4" w:rsidRPr="001446D8">
          <w:rPr>
            <w:sz w:val="24"/>
          </w:rPr>
          <w:t xml:space="preserve"> </w:t>
        </w:r>
      </w:ins>
      <w:r w:rsidRPr="001446D8">
        <w:rPr>
          <w:sz w:val="24"/>
        </w:rPr>
        <w:sym w:font="Symbol" w:char="F057"/>
      </w:r>
      <w:r w:rsidRPr="001446D8">
        <w:rPr>
          <w:sz w:val="24"/>
        </w:rPr>
        <w:t xml:space="preserve"> behöver förstärkaren kunna leverera minst 35 </w:t>
      </w:r>
      <w:proofErr w:type="spellStart"/>
      <w:r w:rsidRPr="001446D8">
        <w:rPr>
          <w:sz w:val="24"/>
        </w:rPr>
        <w:t>mA</w:t>
      </w:r>
      <w:r w:rsidR="00377486">
        <w:rPr>
          <w:sz w:val="24"/>
          <w:szCs w:val="24"/>
          <w:vertAlign w:val="subscript"/>
        </w:rPr>
        <w:t>eff</w:t>
      </w:r>
      <w:proofErr w:type="spellEnd"/>
      <w:r w:rsidRPr="001446D8">
        <w:rPr>
          <w:sz w:val="24"/>
        </w:rPr>
        <w:t xml:space="preserve">. Kopplingen i figur 5.3 fungerar även utan resistorn </w:t>
      </w:r>
      <w:r w:rsidRPr="00E30006">
        <w:rPr>
          <w:i/>
          <w:sz w:val="24"/>
          <w:rPrChange w:id="592" w:author="Erik Agrell" w:date="2015-10-21T10:43:00Z">
            <w:rPr>
              <w:sz w:val="24"/>
            </w:rPr>
          </w:rPrChange>
        </w:rPr>
        <w:t>R</w:t>
      </w:r>
      <w:del w:id="593" w:author="Erik Agrell" w:date="2015-10-21T10:43:00Z">
        <w:r w:rsidRPr="001446D8" w:rsidDel="00E30006">
          <w:rPr>
            <w:sz w:val="24"/>
            <w:vertAlign w:val="subscript"/>
          </w:rPr>
          <w:delText>8</w:delText>
        </w:r>
      </w:del>
      <w:ins w:id="594" w:author="Erik Agrell" w:date="2015-10-21T10:43:00Z">
        <w:r w:rsidR="00E30006">
          <w:rPr>
            <w:sz w:val="24"/>
            <w:vertAlign w:val="subscript"/>
          </w:rPr>
          <w:t>6</w:t>
        </w:r>
      </w:ins>
      <w:r w:rsidRPr="001446D8">
        <w:rPr>
          <w:sz w:val="24"/>
        </w:rPr>
        <w:t xml:space="preserve"> men då riskerar vi att få </w:t>
      </w:r>
      <w:proofErr w:type="spellStart"/>
      <w:r w:rsidRPr="001446D8">
        <w:rPr>
          <w:sz w:val="24"/>
        </w:rPr>
        <w:t>övergångsdistortion</w:t>
      </w:r>
      <w:proofErr w:type="spellEnd"/>
      <w:r w:rsidRPr="001446D8">
        <w:rPr>
          <w:sz w:val="24"/>
        </w:rPr>
        <w:t xml:space="preserve"> på grund av att utsignalen från operationsförstärkaren inte hinner med när utgången skall passera 0V. Ingånge</w:t>
      </w:r>
      <w:r w:rsidRPr="00C645F3">
        <w:rPr>
          <w:sz w:val="24"/>
        </w:rPr>
        <w:t>n</w:t>
      </w:r>
      <w:r w:rsidRPr="00636311">
        <w:rPr>
          <w:sz w:val="24"/>
        </w:rPr>
        <w:t xml:space="preserve"> </w:t>
      </w:r>
      <w:ins w:id="595" w:author="Erik Agrell" w:date="2015-10-14T17:28:00Z">
        <w:r w:rsidR="00C645F3" w:rsidRPr="00C645F3">
          <w:rPr>
            <w:i/>
            <w:sz w:val="24"/>
            <w:szCs w:val="24"/>
            <w:rPrChange w:id="596" w:author="Erik Agrell" w:date="2015-10-14T17:31:00Z">
              <w:rPr>
                <w:rFonts w:ascii="Arial" w:hAnsi="Arial"/>
                <w:sz w:val="24"/>
                <w:szCs w:val="24"/>
              </w:rPr>
            </w:rPrChange>
          </w:rPr>
          <w:t>V</w:t>
        </w:r>
        <w:r w:rsidR="00C645F3" w:rsidRPr="00C645F3">
          <w:rPr>
            <w:sz w:val="24"/>
            <w:szCs w:val="24"/>
            <w:vertAlign w:val="subscript"/>
            <w:rPrChange w:id="597" w:author="Erik Agrell" w:date="2015-10-14T17:31:00Z">
              <w:rPr>
                <w:rFonts w:ascii="Arial" w:hAnsi="Arial"/>
                <w:sz w:val="24"/>
                <w:szCs w:val="24"/>
              </w:rPr>
            </w:rPrChange>
          </w:rPr>
          <w:t>LP2</w:t>
        </w:r>
      </w:ins>
      <w:del w:id="598" w:author="Erik Agrell" w:date="2015-10-14T17:28:00Z">
        <w:r w:rsidRPr="00C645F3" w:rsidDel="00C645F3">
          <w:rPr>
            <w:sz w:val="24"/>
            <w:szCs w:val="24"/>
            <w:rPrChange w:id="599" w:author="Erik Agrell" w:date="2015-10-14T17:31:00Z">
              <w:rPr>
                <w:rFonts w:ascii="Arial" w:hAnsi="Arial"/>
                <w:sz w:val="24"/>
                <w:szCs w:val="24"/>
              </w:rPr>
            </w:rPrChange>
          </w:rPr>
          <w:delText>ANALOG IN</w:delText>
        </w:r>
      </w:del>
      <w:r w:rsidRPr="00C645F3">
        <w:rPr>
          <w:sz w:val="24"/>
        </w:rPr>
        <w:t xml:space="preserve"> ä</w:t>
      </w:r>
      <w:r w:rsidRPr="001446D8">
        <w:rPr>
          <w:sz w:val="24"/>
        </w:rPr>
        <w:t xml:space="preserve">r tänkt att använda på signalen som kommer från D/A-omvandlaren efter filtrering. </w:t>
      </w:r>
      <w:del w:id="600" w:author="Erik Agrell" w:date="2015-10-14T17:28:00Z">
        <w:r w:rsidRPr="001446D8" w:rsidDel="00C645F3">
          <w:rPr>
            <w:sz w:val="24"/>
          </w:rPr>
          <w:delText xml:space="preserve">Ingången </w:delText>
        </w:r>
        <w:r w:rsidRPr="001446D8" w:rsidDel="00C645F3">
          <w:rPr>
            <w:rFonts w:ascii="Arial" w:hAnsi="Arial"/>
            <w:sz w:val="24"/>
            <w:szCs w:val="24"/>
          </w:rPr>
          <w:delText>LINE IN</w:delText>
        </w:r>
        <w:r w:rsidRPr="001446D8" w:rsidDel="00C645F3">
          <w:rPr>
            <w:sz w:val="24"/>
          </w:rPr>
          <w:delText xml:space="preserve"> är tänkt att använda direkt från exempelvis en dators ljudkort</w:delText>
        </w:r>
      </w:del>
      <w:ins w:id="601" w:author="Erik Agrell" w:date="2015-10-14T17:28:00Z">
        <w:r w:rsidR="00C645F3">
          <w:rPr>
            <w:sz w:val="24"/>
          </w:rPr>
          <w:t xml:space="preserve">Om man vill lyssna på musik från t.ex. en telefon eller dator, </w:t>
        </w:r>
      </w:ins>
      <w:ins w:id="602" w:author="Erik Agrell" w:date="2015-12-15T11:47:00Z">
        <w:r w:rsidR="00815CFF">
          <w:rPr>
            <w:sz w:val="24"/>
          </w:rPr>
          <w:t xml:space="preserve">kan man </w:t>
        </w:r>
        <w:r w:rsidR="00815CFF">
          <w:rPr>
            <w:sz w:val="24"/>
          </w:rPr>
          <w:lastRenderedPageBreak/>
          <w:t xml:space="preserve">kortsluta R1 </w:t>
        </w:r>
      </w:ins>
      <w:ins w:id="603" w:author="Erik Agrell" w:date="2015-10-14T17:28:00Z">
        <w:r w:rsidR="00C645F3">
          <w:rPr>
            <w:sz w:val="24"/>
          </w:rPr>
          <w:t xml:space="preserve">så </w:t>
        </w:r>
      </w:ins>
      <w:ins w:id="604" w:author="Erik Agrell" w:date="2015-12-15T11:48:00Z">
        <w:r w:rsidR="00815CFF">
          <w:rPr>
            <w:sz w:val="24"/>
          </w:rPr>
          <w:t>att insignalen går</w:t>
        </w:r>
      </w:ins>
      <w:ins w:id="605" w:author="Erik Agrell" w:date="2015-10-14T17:28:00Z">
        <w:r w:rsidR="00C645F3">
          <w:rPr>
            <w:sz w:val="24"/>
          </w:rPr>
          <w:t xml:space="preserve"> direkt till </w:t>
        </w:r>
        <w:r w:rsidR="00C645F3" w:rsidRPr="00C645F3">
          <w:rPr>
            <w:i/>
            <w:sz w:val="24"/>
            <w:rPrChange w:id="606" w:author="Erik Agrell" w:date="2015-10-14T17:30:00Z">
              <w:rPr>
                <w:sz w:val="24"/>
              </w:rPr>
            </w:rPrChange>
          </w:rPr>
          <w:t>C</w:t>
        </w:r>
        <w:r w:rsidR="00C645F3" w:rsidRPr="00C645F3">
          <w:rPr>
            <w:sz w:val="24"/>
            <w:vertAlign w:val="subscript"/>
            <w:rPrChange w:id="607" w:author="Erik Agrell" w:date="2015-10-14T17:30:00Z">
              <w:rPr>
                <w:sz w:val="24"/>
              </w:rPr>
            </w:rPrChange>
          </w:rPr>
          <w:t>1</w:t>
        </w:r>
        <w:r w:rsidR="00C645F3">
          <w:rPr>
            <w:sz w:val="24"/>
          </w:rPr>
          <w:t xml:space="preserve">, eftersom en typisk audioutgång arbetar </w:t>
        </w:r>
        <w:r w:rsidR="00ED3FB2">
          <w:rPr>
            <w:sz w:val="24"/>
          </w:rPr>
          <w:t>vid lägre spänningsnivåer (ca ±</w:t>
        </w:r>
        <w:r w:rsidR="00C645F3">
          <w:rPr>
            <w:sz w:val="24"/>
          </w:rPr>
          <w:t>0,5 V) än vårt transmissionssystem</w:t>
        </w:r>
      </w:ins>
      <w:r w:rsidRPr="001446D8">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4605"/>
        <w:gridCol w:w="4606"/>
      </w:tblGrid>
      <w:tr w:rsidR="00F27515" w:rsidRPr="001446D8" w14:paraId="551ADC7D" w14:textId="77777777" w:rsidTr="001D318F">
        <w:tc>
          <w:tcPr>
            <w:tcW w:w="4605" w:type="dxa"/>
            <w:tcBorders>
              <w:top w:val="nil"/>
              <w:left w:val="nil"/>
              <w:bottom w:val="nil"/>
              <w:right w:val="nil"/>
            </w:tcBorders>
          </w:tcPr>
          <w:p w14:paraId="61AD49AD" w14:textId="77777777" w:rsidR="00F27515" w:rsidRPr="001446D8" w:rsidRDefault="00621F7A" w:rsidP="001D318F">
            <w:pPr>
              <w:spacing w:line="240" w:lineRule="atLeast"/>
              <w:jc w:val="center"/>
              <w:rPr>
                <w:sz w:val="24"/>
              </w:rPr>
            </w:pPr>
            <w:r w:rsidRPr="00C67CFC">
              <w:rPr>
                <w:rFonts w:ascii="Courier" w:hAnsi="Courier"/>
                <w:noProof/>
                <w:sz w:val="24"/>
                <w:lang w:val="en-US"/>
              </w:rPr>
              <w:drawing>
                <wp:inline distT="0" distB="0" distL="0" distR="0" wp14:anchorId="59CC5368" wp14:editId="0EA89127">
                  <wp:extent cx="1612900" cy="2044700"/>
                  <wp:effectExtent l="0" t="0" r="12700" b="1270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2900" cy="2044700"/>
                          </a:xfrm>
                          <a:prstGeom prst="rect">
                            <a:avLst/>
                          </a:prstGeom>
                          <a:noFill/>
                          <a:ln>
                            <a:noFill/>
                          </a:ln>
                        </pic:spPr>
                      </pic:pic>
                    </a:graphicData>
                  </a:graphic>
                </wp:inline>
              </w:drawing>
            </w:r>
          </w:p>
        </w:tc>
        <w:tc>
          <w:tcPr>
            <w:tcW w:w="4606" w:type="dxa"/>
            <w:tcBorders>
              <w:top w:val="nil"/>
              <w:left w:val="nil"/>
              <w:bottom w:val="nil"/>
              <w:right w:val="nil"/>
            </w:tcBorders>
          </w:tcPr>
          <w:p w14:paraId="4FF069E2" w14:textId="77777777" w:rsidR="00F27515" w:rsidRPr="001446D8" w:rsidRDefault="00621F7A" w:rsidP="001D318F">
            <w:pPr>
              <w:spacing w:line="240" w:lineRule="atLeast"/>
              <w:jc w:val="center"/>
              <w:rPr>
                <w:sz w:val="24"/>
              </w:rPr>
            </w:pPr>
            <w:r w:rsidRPr="00C67CFC">
              <w:rPr>
                <w:rFonts w:ascii="Courier" w:hAnsi="Courier"/>
                <w:noProof/>
                <w:sz w:val="24"/>
                <w:lang w:val="en-US"/>
              </w:rPr>
              <w:drawing>
                <wp:inline distT="0" distB="0" distL="0" distR="0" wp14:anchorId="73D54CDF" wp14:editId="58F300B2">
                  <wp:extent cx="1663700" cy="2044700"/>
                  <wp:effectExtent l="0" t="0" r="12700" b="1270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63700" cy="2044700"/>
                          </a:xfrm>
                          <a:prstGeom prst="rect">
                            <a:avLst/>
                          </a:prstGeom>
                          <a:noFill/>
                          <a:ln>
                            <a:noFill/>
                          </a:ln>
                        </pic:spPr>
                      </pic:pic>
                    </a:graphicData>
                  </a:graphic>
                </wp:inline>
              </w:drawing>
            </w:r>
          </w:p>
        </w:tc>
      </w:tr>
    </w:tbl>
    <w:p w14:paraId="02899C01" w14:textId="01EB4F85" w:rsidR="00F27515" w:rsidRPr="001446D8" w:rsidRDefault="00FA6875" w:rsidP="00CF05DC">
      <w:pPr>
        <w:pStyle w:val="Caption"/>
      </w:pPr>
      <w:r>
        <w:t>Figur 5</w:t>
      </w:r>
      <w:r w:rsidR="00F27515" w:rsidRPr="001446D8">
        <w:t xml:space="preserve">.4. Pinkonfiguration för </w:t>
      </w:r>
      <w:proofErr w:type="spellStart"/>
      <w:r w:rsidR="006511EA">
        <w:t>effekt</w:t>
      </w:r>
      <w:r w:rsidR="00F27515" w:rsidRPr="001446D8">
        <w:t>transistorna</w:t>
      </w:r>
      <w:proofErr w:type="spellEnd"/>
      <w:r w:rsidR="00F27515" w:rsidRPr="001446D8">
        <w:t xml:space="preserve"> BC337 oc</w:t>
      </w:r>
      <w:r w:rsidR="006511EA">
        <w:t>h</w:t>
      </w:r>
      <w:r w:rsidR="00F27515" w:rsidRPr="001446D8">
        <w:t xml:space="preserve"> BC327.</w:t>
      </w:r>
    </w:p>
    <w:p w14:paraId="2B104F3A" w14:textId="77777777" w:rsidR="00B415FD" w:rsidRDefault="00B415FD" w:rsidP="00B415FD">
      <w:pPr>
        <w:pStyle w:val="Heading2"/>
      </w:pPr>
      <w:r>
        <w:t>Specifikationer</w:t>
      </w:r>
    </w:p>
    <w:p w14:paraId="33830382" w14:textId="2BBC30E0" w:rsidR="00B415FD" w:rsidRPr="005E529C" w:rsidRDefault="00B415FD" w:rsidP="00B415FD">
      <w:pPr>
        <w:spacing w:line="240" w:lineRule="atLeast"/>
        <w:rPr>
          <w:b/>
          <w:sz w:val="24"/>
        </w:rPr>
      </w:pPr>
      <w:r w:rsidRPr="001446D8">
        <w:rPr>
          <w:sz w:val="24"/>
        </w:rPr>
        <w:t>Hörlurar kan typiskt ha känsligheten 100 dB SPL/mW</w:t>
      </w:r>
      <w:r>
        <w:rPr>
          <w:sz w:val="24"/>
        </w:rPr>
        <w:t>.</w:t>
      </w:r>
    </w:p>
    <w:p w14:paraId="6FF65E48" w14:textId="5F9DCC1C" w:rsidR="00127544" w:rsidRPr="00127544" w:rsidRDefault="00127544" w:rsidP="00B415FD">
      <w:pPr>
        <w:pStyle w:val="Heading2"/>
      </w:pPr>
      <w:r w:rsidRPr="00127544">
        <w:t>Läsanvisningar</w:t>
      </w:r>
    </w:p>
    <w:p w14:paraId="07615ED5" w14:textId="77777777" w:rsidR="00127544" w:rsidRDefault="00127544" w:rsidP="00127544">
      <w:pPr>
        <w:spacing w:line="240" w:lineRule="atLeast"/>
        <w:rPr>
          <w:sz w:val="24"/>
        </w:rPr>
      </w:pPr>
      <w:r w:rsidRPr="00127544">
        <w:rPr>
          <w:sz w:val="24"/>
        </w:rPr>
        <w:t xml:space="preserve">Läs i Molins ”Analog elektronik”, 2009, </w:t>
      </w:r>
      <w:r>
        <w:rPr>
          <w:sz w:val="24"/>
        </w:rPr>
        <w:t xml:space="preserve">om fälteffekttransistorer i </w:t>
      </w:r>
      <w:r w:rsidRPr="00127544">
        <w:rPr>
          <w:sz w:val="24"/>
        </w:rPr>
        <w:t>avsnitt 8.3 och 9.4</w:t>
      </w:r>
      <w:r>
        <w:rPr>
          <w:sz w:val="24"/>
        </w:rPr>
        <w:t xml:space="preserve"> samt om effektförstärkare av klass B i avsnitt 14.4</w:t>
      </w:r>
      <w:r w:rsidRPr="00127544">
        <w:rPr>
          <w:sz w:val="24"/>
        </w:rPr>
        <w:t>.</w:t>
      </w:r>
    </w:p>
    <w:p w14:paraId="6E66512D" w14:textId="6681B0C7" w:rsidR="00F27515" w:rsidRPr="001446D8" w:rsidRDefault="00F27515" w:rsidP="00B415FD">
      <w:pPr>
        <w:pStyle w:val="Heading2"/>
      </w:pPr>
      <w:r w:rsidRPr="001446D8">
        <w:t>Förberedelseuppgifter</w:t>
      </w:r>
    </w:p>
    <w:p w14:paraId="6AC8DA00" w14:textId="4587A2B7" w:rsidR="00F27515" w:rsidRPr="00443A0B" w:rsidRDefault="007771BA" w:rsidP="000F486C">
      <w:pPr>
        <w:pStyle w:val="List"/>
      </w:pPr>
      <w:r>
        <w:t>5.1</w:t>
      </w:r>
      <w:r w:rsidR="000F486C">
        <w:tab/>
      </w:r>
      <w:r w:rsidR="00127544" w:rsidRPr="00443A0B">
        <w:t xml:space="preserve">Skriv pin-numren vid varje anslutning på </w:t>
      </w:r>
      <w:proofErr w:type="spellStart"/>
      <w:r w:rsidR="00127544" w:rsidRPr="00443A0B">
        <w:t>op-förstärkaren</w:t>
      </w:r>
      <w:proofErr w:type="spellEnd"/>
      <w:r w:rsidR="00127544" w:rsidRPr="00443A0B">
        <w:t xml:space="preserve"> och transistorerna i figur 5.3.</w:t>
      </w:r>
    </w:p>
    <w:p w14:paraId="1E5F8118" w14:textId="1EE5F2A8" w:rsidR="00F27515" w:rsidRPr="00443A0B" w:rsidRDefault="007771BA" w:rsidP="000F486C">
      <w:pPr>
        <w:pStyle w:val="List"/>
      </w:pPr>
      <w:r>
        <w:t>5.2</w:t>
      </w:r>
      <w:r w:rsidR="000F486C">
        <w:tab/>
      </w:r>
      <w:r w:rsidR="00F27515" w:rsidRPr="00443A0B">
        <w:t xml:space="preserve">Vilken </w:t>
      </w:r>
      <w:proofErr w:type="spellStart"/>
      <w:r w:rsidR="00F27515" w:rsidRPr="00443A0B">
        <w:t>inimpedans</w:t>
      </w:r>
      <w:proofErr w:type="spellEnd"/>
      <w:r w:rsidR="00F27515" w:rsidRPr="00443A0B">
        <w:t xml:space="preserve"> till mikrofonförstärkaren ser mikrofonen?</w:t>
      </w:r>
    </w:p>
    <w:p w14:paraId="79ABA4DA" w14:textId="479322DA" w:rsidR="00F27515" w:rsidRPr="0065789D" w:rsidRDefault="007771BA" w:rsidP="000F486C">
      <w:pPr>
        <w:pStyle w:val="List"/>
        <w:rPr>
          <w:lang w:val="en-US"/>
          <w:rPrChange w:id="608" w:author="liyan" w:date="2015-11-16T10:36:00Z">
            <w:rPr/>
          </w:rPrChange>
        </w:rPr>
      </w:pPr>
      <w:r>
        <w:t>5.3</w:t>
      </w:r>
      <w:r w:rsidR="000F486C">
        <w:tab/>
      </w:r>
      <w:r w:rsidR="00F27515" w:rsidRPr="00443A0B">
        <w:t xml:space="preserve">Beräkna </w:t>
      </w:r>
      <w:r w:rsidR="00BF6033">
        <w:t xml:space="preserve">det högsta </w:t>
      </w:r>
      <w:proofErr w:type="spellStart"/>
      <w:r w:rsidR="00F27515" w:rsidRPr="00443A0B">
        <w:t>ljudtryck</w:t>
      </w:r>
      <w:proofErr w:type="spellEnd"/>
      <w:r w:rsidR="00F27515" w:rsidRPr="00443A0B">
        <w:t xml:space="preserve"> i dB SPL </w:t>
      </w:r>
      <w:r w:rsidR="00BF6033">
        <w:t>som är möjligt utan att A/D-förstärkaren i figur 5.1 blir överstyrd.</w:t>
      </w:r>
      <w:ins w:id="609" w:author="Cristian Bogdan Czegledi" w:date="2015-10-28T16:34:00Z">
        <w:r w:rsidR="001475EF">
          <w:t xml:space="preserve"> </w:t>
        </w:r>
        <w:r w:rsidR="001475EF" w:rsidRPr="0065789D">
          <w:rPr>
            <w:lang w:val="en-US"/>
            <w:rPrChange w:id="610" w:author="liyan" w:date="2015-11-16T10:36:00Z">
              <w:rPr/>
            </w:rPrChange>
          </w:rPr>
          <w:t xml:space="preserve">All students had problems solving this problem. We </w:t>
        </w:r>
      </w:ins>
      <w:ins w:id="611" w:author="Cristian Bogdan Czegledi" w:date="2015-10-28T16:35:00Z">
        <w:r w:rsidR="001475EF" w:rsidRPr="0065789D">
          <w:rPr>
            <w:lang w:val="en-US"/>
            <w:rPrChange w:id="612" w:author="liyan" w:date="2015-11-16T10:36:00Z">
              <w:rPr/>
            </w:rPrChange>
          </w:rPr>
          <w:t>have to discuss what to do about it.</w:t>
        </w:r>
      </w:ins>
      <w:ins w:id="613" w:author="Erik Agrell" w:date="2015-12-15T13:01:00Z">
        <w:r w:rsidR="006A7750">
          <w:rPr>
            <w:lang w:val="en-US"/>
          </w:rPr>
          <w:t xml:space="preserve"> Hint: </w:t>
        </w:r>
      </w:ins>
      <w:ins w:id="614" w:author="Erik Agrell" w:date="2015-12-15T13:02:00Z">
        <w:r w:rsidR="006A7750">
          <w:rPr>
            <w:lang w:val="en-US"/>
          </w:rPr>
          <w:t>…</w:t>
        </w:r>
      </w:ins>
    </w:p>
    <w:p w14:paraId="5EB354CD" w14:textId="43F23ACA" w:rsidR="00F27515" w:rsidRPr="00443A0B" w:rsidDel="00FE4A7D" w:rsidRDefault="007771BA" w:rsidP="00BF6033">
      <w:pPr>
        <w:pStyle w:val="List"/>
        <w:rPr>
          <w:del w:id="615" w:author="Erik Agrell" w:date="2015-12-15T12:54:00Z"/>
        </w:rPr>
      </w:pPr>
      <w:del w:id="616" w:author="Erik Agrell" w:date="2015-12-15T12:54:00Z">
        <w:r w:rsidDel="00FE4A7D">
          <w:delText>5.4</w:delText>
        </w:r>
        <w:r w:rsidR="000F486C" w:rsidDel="00FE4A7D">
          <w:tab/>
        </w:r>
        <w:r w:rsidR="00F27515" w:rsidRPr="00443A0B" w:rsidDel="00FE4A7D">
          <w:delText>S</w:delText>
        </w:r>
        <w:r w:rsidR="00D00EA2" w:rsidRPr="00443A0B" w:rsidDel="00FE4A7D">
          <w:delText>i</w:delText>
        </w:r>
        <w:r w:rsidR="00BF6033" w:rsidDel="00FE4A7D">
          <w:delText xml:space="preserve">mulera mikrofonförstärkaren i </w:delText>
        </w:r>
        <w:r w:rsidR="00F27515" w:rsidRPr="00443A0B" w:rsidDel="00FE4A7D">
          <w:delText xml:space="preserve">Spice. </w:delText>
        </w:r>
        <w:r w:rsidR="00BF6033" w:rsidDel="00FE4A7D">
          <w:delText xml:space="preserve">Mikrofonen simuleras med hjälp av transistorn JFETmic, vars karakteristik definieras i filen extras.lib. Mät och beräkna </w:delText>
        </w:r>
        <w:r w:rsidR="00F27515" w:rsidRPr="00443A0B" w:rsidDel="00FE4A7D">
          <w:delText xml:space="preserve">vilospänningen </w:delText>
        </w:r>
        <w:r w:rsidR="00BF6033" w:rsidDel="00FE4A7D">
          <w:delText xml:space="preserve">(DC) </w:delText>
        </w:r>
        <w:r w:rsidR="00F27515" w:rsidRPr="00443A0B" w:rsidDel="00FE4A7D">
          <w:delText>på mikrofoningången</w:delText>
        </w:r>
        <w:r w:rsidR="00BF6033" w:rsidDel="00FE4A7D">
          <w:delText>,</w:delText>
        </w:r>
        <w:r w:rsidR="00F27515" w:rsidRPr="00443A0B" w:rsidDel="00FE4A7D">
          <w:delText xml:space="preserve"> förstärkarens undre gränsfrekvens</w:delText>
        </w:r>
        <w:r w:rsidR="00BF6033" w:rsidDel="00FE4A7D">
          <w:delText xml:space="preserve"> och förstärkningen</w:delText>
        </w:r>
        <w:r w:rsidR="00F27515" w:rsidRPr="00443A0B" w:rsidDel="00FE4A7D">
          <w:delText>.</w:delText>
        </w:r>
      </w:del>
    </w:p>
    <w:p w14:paraId="60B9C695" w14:textId="135A5994" w:rsidR="00F27515" w:rsidDel="00FE4A7D" w:rsidRDefault="007771BA" w:rsidP="000F486C">
      <w:pPr>
        <w:pStyle w:val="List"/>
        <w:rPr>
          <w:ins w:id="617" w:author="Cristian Bogdan Czegledi" w:date="2015-10-28T16:28:00Z"/>
          <w:del w:id="618" w:author="Erik Agrell" w:date="2015-12-15T12:54:00Z"/>
        </w:rPr>
      </w:pPr>
      <w:del w:id="619" w:author="Erik Agrell" w:date="2015-12-15T12:54:00Z">
        <w:r w:rsidDel="00FE4A7D">
          <w:delText>5.5</w:delText>
        </w:r>
        <w:r w:rsidR="000F486C" w:rsidDel="00FE4A7D">
          <w:tab/>
        </w:r>
        <w:r w:rsidR="00F27515" w:rsidRPr="00443A0B" w:rsidDel="00FE4A7D">
          <w:delText xml:space="preserve">Simulera effektförstärkaren i Spice. </w:delText>
        </w:r>
      </w:del>
      <w:del w:id="620" w:author="Erik Agrell" w:date="2015-10-21T10:47:00Z">
        <w:r w:rsidR="00F27515" w:rsidRPr="00443A0B" w:rsidDel="00452629">
          <w:delText>Använd</w:delText>
        </w:r>
        <w:r w:rsidR="00C50C24" w:rsidRPr="00443A0B" w:rsidDel="00452629">
          <w:delText xml:space="preserve"> </w:delText>
        </w:r>
        <w:r w:rsidR="00F27515" w:rsidRPr="00443A0B" w:rsidDel="00452629">
          <w:delText>modellen för operationsförstärkaren TL07</w:delText>
        </w:r>
      </w:del>
      <w:del w:id="621" w:author="Erik Agrell" w:date="2015-10-20T20:13:00Z">
        <w:r w:rsidR="00F27515" w:rsidRPr="00443A0B" w:rsidDel="00A95C21">
          <w:delText>1</w:delText>
        </w:r>
      </w:del>
      <w:del w:id="622" w:author="Erik Agrell" w:date="2015-12-15T12:54:00Z">
        <w:r w:rsidR="00F27515" w:rsidRPr="00443A0B" w:rsidDel="00FE4A7D">
          <w:delText xml:space="preserve">. Bestäm </w:delText>
        </w:r>
        <w:r w:rsidR="00BF6033" w:rsidDel="00FE4A7D">
          <w:delText>spännings</w:delText>
        </w:r>
        <w:r w:rsidR="00F27515" w:rsidRPr="00443A0B" w:rsidDel="00FE4A7D">
          <w:delText>förstärkning och gränsfrekvens</w:delText>
        </w:r>
      </w:del>
      <w:del w:id="623" w:author="Erik Agrell" w:date="2015-12-15T10:58:00Z">
        <w:r w:rsidR="00F27515" w:rsidRPr="00443A0B" w:rsidDel="005B223F">
          <w:delText>er</w:delText>
        </w:r>
      </w:del>
      <w:del w:id="624" w:author="Erik Agrell" w:date="2015-12-15T12:54:00Z">
        <w:r w:rsidR="00F27515" w:rsidRPr="00443A0B" w:rsidDel="00FE4A7D">
          <w:delText xml:space="preserve">. Studera utseendet på utsignalerna vid frekvensen 1 kHz. Studera </w:delText>
        </w:r>
      </w:del>
      <w:del w:id="625" w:author="Erik Agrell" w:date="2015-12-13T20:42:00Z">
        <w:r w:rsidR="00F27515" w:rsidRPr="00443A0B" w:rsidDel="006C1665">
          <w:delText xml:space="preserve">dels signalen direkt efter operationsförstärkaren och dels </w:delText>
        </w:r>
      </w:del>
      <w:del w:id="626" w:author="Erik Agrell" w:date="2015-12-15T12:54:00Z">
        <w:r w:rsidR="00F27515" w:rsidRPr="00443A0B" w:rsidDel="00FE4A7D">
          <w:delText>signalen över hörluren</w:delText>
        </w:r>
      </w:del>
      <w:del w:id="627" w:author="Erik Agrell" w:date="2015-10-21T10:47:00Z">
        <w:r w:rsidR="00BF6033" w:rsidDel="00452629">
          <w:delText>, när</w:delText>
        </w:r>
      </w:del>
      <w:del w:id="628" w:author="Erik Agrell" w:date="2015-10-14T17:31:00Z">
        <w:r w:rsidR="00BF6033" w:rsidDel="00C645F3">
          <w:delText xml:space="preserve"> ”ANALOG IN” </w:delText>
        </w:r>
      </w:del>
      <w:del w:id="629" w:author="Erik Agrell" w:date="2015-10-14T17:32:00Z">
        <w:r w:rsidR="00BF6033" w:rsidDel="00C645F3">
          <w:delText xml:space="preserve">V3 </w:delText>
        </w:r>
      </w:del>
      <w:del w:id="630" w:author="Erik Agrell" w:date="2015-10-21T10:47:00Z">
        <w:r w:rsidR="00BF6033" w:rsidDel="00452629">
          <w:delText>har amplituden 5V</w:delText>
        </w:r>
      </w:del>
      <w:del w:id="631" w:author="Erik Agrell" w:date="2015-12-13T20:43:00Z">
        <w:r w:rsidR="00F27515" w:rsidRPr="00443A0B" w:rsidDel="006C1665">
          <w:delText>.</w:delText>
        </w:r>
        <w:r w:rsidR="00BF6033" w:rsidDel="006C1665">
          <w:delText xml:space="preserve"> Bestäm </w:delText>
        </w:r>
      </w:del>
      <w:del w:id="632" w:author="Erik Agrell" w:date="2015-12-15T12:54:00Z">
        <w:r w:rsidR="00BF6033" w:rsidDel="00FE4A7D">
          <w:delText>effektförstärkningen.</w:delText>
        </w:r>
      </w:del>
    </w:p>
    <w:p w14:paraId="2B5423B1" w14:textId="3D16397E" w:rsidR="003E44D4" w:rsidRPr="0065789D" w:rsidDel="00FE4A7D" w:rsidRDefault="003E44D4" w:rsidP="000F486C">
      <w:pPr>
        <w:pStyle w:val="List"/>
        <w:rPr>
          <w:del w:id="633" w:author="Erik Agrell" w:date="2015-12-15T12:52:00Z"/>
          <w:lang w:val="en-US"/>
          <w:rPrChange w:id="634" w:author="liyan" w:date="2015-11-16T10:36:00Z">
            <w:rPr>
              <w:del w:id="635" w:author="Erik Agrell" w:date="2015-12-15T12:52:00Z"/>
            </w:rPr>
          </w:rPrChange>
        </w:rPr>
      </w:pPr>
      <w:ins w:id="636" w:author="Cristian Bogdan Czegledi" w:date="2015-10-28T16:29:00Z">
        <w:del w:id="637" w:author="Erik Agrell" w:date="2015-12-15T12:52:00Z">
          <w:r w:rsidDel="00FE4A7D">
            <w:delText>5.6 Study the power amplifier in Spice using a transie</w:delText>
          </w:r>
        </w:del>
      </w:ins>
      <w:ins w:id="638" w:author="Cristian Bogdan Czegledi" w:date="2015-10-28T16:30:00Z">
        <w:del w:id="639" w:author="Erik Agrell" w:date="2015-12-15T12:52:00Z">
          <w:r w:rsidDel="00FE4A7D">
            <w:delText>n</w:delText>
          </w:r>
        </w:del>
      </w:ins>
      <w:ins w:id="640" w:author="Cristian Bogdan Czegledi" w:date="2015-10-28T16:29:00Z">
        <w:del w:id="641" w:author="Erik Agrell" w:date="2015-12-15T12:52:00Z">
          <w:r w:rsidDel="00FE4A7D">
            <w:delText xml:space="preserve">t analysis. </w:delText>
          </w:r>
          <w:r w:rsidRPr="0065789D" w:rsidDel="00FE4A7D">
            <w:rPr>
              <w:lang w:val="en-US"/>
              <w:rPrChange w:id="642" w:author="liyan" w:date="2015-11-16T10:36:00Z">
                <w:rPr/>
              </w:rPrChange>
            </w:rPr>
            <w:delText xml:space="preserve">Connect </w:delText>
          </w:r>
        </w:del>
      </w:ins>
      <w:ins w:id="643" w:author="Cristian Bogdan Czegledi" w:date="2015-10-28T16:31:00Z">
        <w:del w:id="644" w:author="Erik Agrell" w:date="2015-12-15T12:52:00Z">
          <w:r w:rsidRPr="0065789D" w:rsidDel="00FE4A7D">
            <w:rPr>
              <w:lang w:val="en-US"/>
              <w:rPrChange w:id="645" w:author="liyan" w:date="2015-11-16T10:36:00Z">
                <w:rPr/>
              </w:rPrChange>
            </w:rPr>
            <w:delText xml:space="preserve">at the input VLP2 a sinusoidal signal with 10 Vpp and 1 kHz. Study the output with and without </w:delText>
          </w:r>
        </w:del>
      </w:ins>
      <w:ins w:id="646" w:author="Cristian Bogdan Czegledi" w:date="2015-10-28T16:32:00Z">
        <w:del w:id="647" w:author="Erik Agrell" w:date="2015-12-15T12:52:00Z">
          <w:r w:rsidRPr="0065789D" w:rsidDel="00FE4A7D">
            <w:rPr>
              <w:lang w:val="en-US"/>
              <w:rPrChange w:id="648" w:author="liyan" w:date="2015-11-16T10:36:00Z">
                <w:rPr/>
              </w:rPrChange>
            </w:rPr>
            <w:delText xml:space="preserve">R6 and explain the difference. </w:delText>
          </w:r>
        </w:del>
      </w:ins>
      <w:ins w:id="649" w:author="Cristian Bogdan Czegledi" w:date="2015-10-28T16:33:00Z">
        <w:del w:id="650" w:author="Erik Agrell" w:date="2015-12-15T12:52:00Z">
          <w:r w:rsidRPr="0065789D" w:rsidDel="00FE4A7D">
            <w:rPr>
              <w:lang w:val="en-US"/>
              <w:rPrChange w:id="651" w:author="liyan" w:date="2015-11-16T10:36:00Z">
                <w:rPr/>
              </w:rPrChange>
            </w:rPr>
            <w:delText xml:space="preserve">This task can be removed if you consider </w:delText>
          </w:r>
          <w:r w:rsidRPr="0065789D" w:rsidDel="00FE4A7D">
            <w:rPr>
              <w:highlight w:val="yellow"/>
              <w:lang w:val="en-US"/>
              <w:rPrChange w:id="652" w:author="liyan" w:date="2015-11-16T10:36:00Z">
                <w:rPr>
                  <w:highlight w:val="yellow"/>
                </w:rPr>
              </w:rPrChange>
            </w:rPr>
            <w:delText xml:space="preserve">that </w:delText>
          </w:r>
          <w:r w:rsidRPr="0065789D" w:rsidDel="00FE4A7D">
            <w:rPr>
              <w:lang w:val="en-US"/>
              <w:rPrChange w:id="653" w:author="liyan" w:date="2015-11-16T10:36:00Z">
                <w:rPr/>
              </w:rPrChange>
            </w:rPr>
            <w:delText>are too many tasks in this lab.</w:delText>
          </w:r>
        </w:del>
      </w:ins>
    </w:p>
    <w:p w14:paraId="046996FC" w14:textId="6E1C6240" w:rsidR="00F27515" w:rsidRPr="00443A0B" w:rsidRDefault="007771BA" w:rsidP="000F486C">
      <w:pPr>
        <w:pStyle w:val="List"/>
      </w:pPr>
      <w:r>
        <w:t>5.</w:t>
      </w:r>
      <w:ins w:id="654" w:author="Erik Agrell" w:date="2015-12-15T12:52:00Z">
        <w:r w:rsidR="00FE4A7D">
          <w:t>4</w:t>
        </w:r>
      </w:ins>
      <w:ins w:id="655" w:author="Cristian Bogdan Czegledi" w:date="2015-10-28T16:29:00Z">
        <w:del w:id="656" w:author="Erik Agrell" w:date="2015-12-15T12:52:00Z">
          <w:r w:rsidR="003E44D4" w:rsidDel="00FE4A7D">
            <w:delText>7</w:delText>
          </w:r>
        </w:del>
      </w:ins>
      <w:del w:id="657" w:author="Cristian Bogdan Czegledi" w:date="2015-10-28T16:29:00Z">
        <w:r w:rsidDel="003E44D4">
          <w:delText>6</w:delText>
        </w:r>
      </w:del>
      <w:r w:rsidR="000F486C">
        <w:tab/>
      </w:r>
      <w:r w:rsidR="006511EA" w:rsidRPr="00443A0B">
        <w:t xml:space="preserve">Beräkna effektförstärkarens </w:t>
      </w:r>
      <w:r w:rsidR="00BF6033">
        <w:t xml:space="preserve">teoretiska </w:t>
      </w:r>
      <w:r w:rsidR="006511EA" w:rsidRPr="00443A0B">
        <w:t>spänningsförst</w:t>
      </w:r>
      <w:r w:rsidR="00BF6033">
        <w:t xml:space="preserve">ärkning från </w:t>
      </w:r>
      <w:del w:id="658" w:author="Erik Agrell" w:date="2015-10-14T17:33:00Z">
        <w:r w:rsidR="00BF6033" w:rsidRPr="00C645F3" w:rsidDel="00C645F3">
          <w:rPr>
            <w:i/>
            <w:rPrChange w:id="659" w:author="Erik Agrell" w:date="2015-10-14T17:33:00Z">
              <w:rPr/>
            </w:rPrChange>
          </w:rPr>
          <w:delText>ANALOG_IN till Uut</w:delText>
        </w:r>
      </w:del>
      <w:ins w:id="660" w:author="Erik Agrell" w:date="2015-10-14T17:33:00Z">
        <w:r w:rsidR="00C645F3" w:rsidRPr="00C645F3">
          <w:rPr>
            <w:i/>
            <w:rPrChange w:id="661" w:author="Erik Agrell" w:date="2015-10-14T17:33:00Z">
              <w:rPr/>
            </w:rPrChange>
          </w:rPr>
          <w:t>V</w:t>
        </w:r>
        <w:r w:rsidR="00C645F3" w:rsidRPr="00C645F3">
          <w:rPr>
            <w:vertAlign w:val="subscript"/>
            <w:rPrChange w:id="662" w:author="Erik Agrell" w:date="2015-10-14T17:33:00Z">
              <w:rPr/>
            </w:rPrChange>
          </w:rPr>
          <w:t>LP2</w:t>
        </w:r>
        <w:r w:rsidR="00C645F3">
          <w:t xml:space="preserve"> till </w:t>
        </w:r>
        <w:r w:rsidR="00C645F3" w:rsidRPr="00C645F3">
          <w:rPr>
            <w:i/>
            <w:rPrChange w:id="663" w:author="Erik Agrell" w:date="2015-10-14T17:33:00Z">
              <w:rPr/>
            </w:rPrChange>
          </w:rPr>
          <w:t>V</w:t>
        </w:r>
        <w:r w:rsidR="00C645F3" w:rsidRPr="00C645F3">
          <w:rPr>
            <w:vertAlign w:val="subscript"/>
            <w:rPrChange w:id="664" w:author="Erik Agrell" w:date="2015-10-14T17:33:00Z">
              <w:rPr/>
            </w:rPrChange>
          </w:rPr>
          <w:t>amp2</w:t>
        </w:r>
      </w:ins>
      <w:r w:rsidR="00BF6033">
        <w:t xml:space="preserve"> (</w:t>
      </w:r>
      <w:r w:rsidR="00BF6033" w:rsidRPr="00C645F3">
        <w:rPr>
          <w:i/>
          <w:rPrChange w:id="665" w:author="Erik Agrell" w:date="2015-10-14T17:33:00Z">
            <w:rPr/>
          </w:rPrChange>
        </w:rPr>
        <w:t>C</w:t>
      </w:r>
      <w:r w:rsidR="00BF6033" w:rsidRPr="00C645F3">
        <w:rPr>
          <w:vertAlign w:val="subscript"/>
          <w:rPrChange w:id="666" w:author="Erik Agrell" w:date="2015-10-14T17:33:00Z">
            <w:rPr/>
          </w:rPrChange>
        </w:rPr>
        <w:t>1</w:t>
      </w:r>
      <w:ins w:id="667" w:author="Erik Agrell" w:date="2015-12-15T12:56:00Z">
        <w:r w:rsidR="00FE4A7D">
          <w:t xml:space="preserve"> </w:t>
        </w:r>
      </w:ins>
      <w:del w:id="668" w:author="Erik Agrell" w:date="2015-12-15T12:56:00Z">
        <w:r w:rsidR="00BF6033" w:rsidDel="00FE4A7D">
          <w:delText xml:space="preserve"> och </w:delText>
        </w:r>
        <w:r w:rsidR="00BF6033" w:rsidRPr="00C645F3" w:rsidDel="00FE4A7D">
          <w:rPr>
            <w:i/>
            <w:rPrChange w:id="669" w:author="Erik Agrell" w:date="2015-10-14T17:33:00Z">
              <w:rPr/>
            </w:rPrChange>
          </w:rPr>
          <w:delText>L</w:delText>
        </w:r>
        <w:r w:rsidR="00BF6033" w:rsidRPr="00C645F3" w:rsidDel="00FE4A7D">
          <w:rPr>
            <w:vertAlign w:val="subscript"/>
            <w:rPrChange w:id="670" w:author="Erik Agrell" w:date="2015-10-14T17:33:00Z">
              <w:rPr/>
            </w:rPrChange>
          </w:rPr>
          <w:delText>1</w:delText>
        </w:r>
        <w:r w:rsidR="00BF6033" w:rsidDel="00FE4A7D">
          <w:delText xml:space="preserve"> </w:delText>
        </w:r>
      </w:del>
      <w:r w:rsidR="00BF6033">
        <w:t>kan ignoreras för enkelhets</w:t>
      </w:r>
      <w:r w:rsidR="008A5563">
        <w:t xml:space="preserve"> skull</w:t>
      </w:r>
      <w:ins w:id="671" w:author="Erik Agrell" w:date="2015-12-15T12:56:00Z">
        <w:r w:rsidR="00FE4A7D">
          <w:t>).</w:t>
        </w:r>
      </w:ins>
      <w:del w:id="672" w:author="Erik Agrell" w:date="2015-12-15T12:56:00Z">
        <w:r w:rsidR="008A5563" w:rsidDel="00FE4A7D">
          <w:delText>) och jämför med simulerat resultat i uppgift 5.</w:delText>
        </w:r>
      </w:del>
    </w:p>
    <w:p w14:paraId="56C908B0" w14:textId="5BA75589" w:rsidR="001475EF" w:rsidRPr="004F0A58" w:rsidRDefault="007771BA" w:rsidP="001475EF">
      <w:pPr>
        <w:pStyle w:val="List"/>
        <w:rPr>
          <w:ins w:id="673" w:author="Cristian Bogdan Czegledi" w:date="2015-10-28T16:35:00Z"/>
          <w:lang w:val="en-US"/>
        </w:rPr>
      </w:pPr>
      <w:r>
        <w:t>5.</w:t>
      </w:r>
      <w:ins w:id="674" w:author="Erik Agrell" w:date="2015-12-15T12:52:00Z">
        <w:r w:rsidR="00FE4A7D">
          <w:t>5</w:t>
        </w:r>
      </w:ins>
      <w:ins w:id="675" w:author="Cristian Bogdan Czegledi" w:date="2015-10-28T16:29:00Z">
        <w:del w:id="676" w:author="Erik Agrell" w:date="2015-12-15T12:52:00Z">
          <w:r w:rsidR="003E44D4" w:rsidDel="00FE4A7D">
            <w:delText>8</w:delText>
          </w:r>
        </w:del>
      </w:ins>
      <w:del w:id="677" w:author="Cristian Bogdan Czegledi" w:date="2015-10-28T16:29:00Z">
        <w:r w:rsidDel="003E44D4">
          <w:delText>7</w:delText>
        </w:r>
      </w:del>
      <w:r w:rsidR="000F486C">
        <w:tab/>
      </w:r>
      <w:r w:rsidR="00F27515" w:rsidRPr="00443A0B">
        <w:t xml:space="preserve">Beräkna vilket maximalt </w:t>
      </w:r>
      <w:proofErr w:type="spellStart"/>
      <w:r w:rsidR="00F27515" w:rsidRPr="00443A0B">
        <w:t>ljudtryck</w:t>
      </w:r>
      <w:proofErr w:type="spellEnd"/>
      <w:r w:rsidR="00F27515" w:rsidRPr="00443A0B">
        <w:t xml:space="preserve"> i dB SPL vår effektförstärkare ger på en standard hörlur med </w:t>
      </w:r>
      <w:proofErr w:type="spellStart"/>
      <w:r w:rsidR="008A5563">
        <w:t>in</w:t>
      </w:r>
      <w:r w:rsidR="00F27515" w:rsidRPr="00443A0B">
        <w:t>i</w:t>
      </w:r>
      <w:r w:rsidR="008A5563">
        <w:t>mpedansen</w:t>
      </w:r>
      <w:proofErr w:type="spellEnd"/>
      <w:r w:rsidR="008A5563">
        <w:t xml:space="preserve"> 20 </w:t>
      </w:r>
      <w:r w:rsidR="00F27515" w:rsidRPr="00443A0B">
        <w:sym w:font="Symbol" w:char="F057"/>
      </w:r>
      <w:r w:rsidR="00F27515" w:rsidRPr="00443A0B">
        <w:t xml:space="preserve"> när insignalen </w:t>
      </w:r>
      <w:ins w:id="678" w:author="Erik Agrell" w:date="2015-10-14T17:33:00Z">
        <w:r w:rsidR="00C645F3" w:rsidRPr="00C645F3">
          <w:rPr>
            <w:i/>
            <w:rPrChange w:id="679" w:author="Erik Agrell" w:date="2015-10-14T17:34:00Z">
              <w:rPr/>
            </w:rPrChange>
          </w:rPr>
          <w:t>V</w:t>
        </w:r>
        <w:r w:rsidR="00C645F3" w:rsidRPr="00C645F3">
          <w:rPr>
            <w:vertAlign w:val="subscript"/>
            <w:rPrChange w:id="680" w:author="Erik Agrell" w:date="2015-10-14T17:34:00Z">
              <w:rPr/>
            </w:rPrChange>
          </w:rPr>
          <w:t>LP2</w:t>
        </w:r>
        <w:r w:rsidR="00C645F3">
          <w:t xml:space="preserve"> </w:t>
        </w:r>
      </w:ins>
      <w:r w:rsidR="00F27515" w:rsidRPr="00443A0B">
        <w:t>har amplituden 5V.</w:t>
      </w:r>
      <w:ins w:id="681" w:author="Cristian Bogdan Czegledi" w:date="2015-10-28T16:35:00Z">
        <w:r w:rsidR="001475EF">
          <w:t xml:space="preserve"> </w:t>
        </w:r>
        <w:r w:rsidR="001475EF" w:rsidRPr="004F0A58">
          <w:rPr>
            <w:color w:val="FF0000"/>
            <w:highlight w:val="yellow"/>
            <w:lang w:val="en-US"/>
          </w:rPr>
          <w:t>All students had problems solving this problem. We have to discuss what to do about it.</w:t>
        </w:r>
      </w:ins>
      <w:ins w:id="682" w:author="Erik Agrell" w:date="2015-12-15T13:02:00Z">
        <w:r w:rsidR="006A7750">
          <w:rPr>
            <w:color w:val="FF0000"/>
            <w:lang w:val="en-US"/>
          </w:rPr>
          <w:t xml:space="preserve"> </w:t>
        </w:r>
        <w:r w:rsidR="006A7750">
          <w:rPr>
            <w:lang w:val="en-US"/>
          </w:rPr>
          <w:t>Hint: …</w:t>
        </w:r>
      </w:ins>
    </w:p>
    <w:p w14:paraId="0C2B3053" w14:textId="1136CE8D" w:rsidR="00FE4A7D" w:rsidRPr="00443A0B" w:rsidRDefault="00FE4A7D" w:rsidP="00FE4A7D">
      <w:pPr>
        <w:pStyle w:val="List"/>
        <w:rPr>
          <w:ins w:id="683" w:author="Erik Agrell" w:date="2015-12-15T12:54:00Z"/>
        </w:rPr>
      </w:pPr>
      <w:ins w:id="684" w:author="Erik Agrell" w:date="2015-12-15T12:54:00Z">
        <w:r>
          <w:t>5.6</w:t>
        </w:r>
        <w:r>
          <w:tab/>
        </w:r>
        <w:r w:rsidRPr="00443A0B">
          <w:t>Si</w:t>
        </w:r>
        <w:r>
          <w:t xml:space="preserve">mulera mikrofonförstärkaren i </w:t>
        </w:r>
        <w:r w:rsidRPr="00443A0B">
          <w:t xml:space="preserve">Spice. </w:t>
        </w:r>
        <w:r>
          <w:t xml:space="preserve">Mikrofonen simuleras med hjälp av transistorn </w:t>
        </w:r>
        <w:proofErr w:type="spellStart"/>
        <w:r>
          <w:t>JFETmic</w:t>
        </w:r>
        <w:proofErr w:type="spellEnd"/>
        <w:r>
          <w:t xml:space="preserve">, vars karakteristik definieras i filen extras.lib. Mät och beräkna </w:t>
        </w:r>
        <w:r w:rsidRPr="00443A0B">
          <w:t xml:space="preserve">vilospänningen </w:t>
        </w:r>
        <w:r>
          <w:t xml:space="preserve">(DC) </w:t>
        </w:r>
        <w:r w:rsidRPr="00443A0B">
          <w:t>på mikrofoningången</w:t>
        </w:r>
        <w:r>
          <w:t>,</w:t>
        </w:r>
        <w:r w:rsidRPr="00443A0B">
          <w:t xml:space="preserve"> förstärkarens undre gränsfrekvens</w:t>
        </w:r>
        <w:r>
          <w:t xml:space="preserve"> och förstärkningen (</w:t>
        </w:r>
        <w:proofErr w:type="spellStart"/>
        <w:r>
          <w:t>från</w:t>
        </w:r>
        <w:r w:rsidRPr="00B962B7">
          <w:rPr>
            <w:i/>
          </w:rPr>
          <w:t>V</w:t>
        </w:r>
        <w:r w:rsidRPr="00B962B7">
          <w:rPr>
            <w:vertAlign w:val="subscript"/>
          </w:rPr>
          <w:t>mic</w:t>
        </w:r>
        <w:proofErr w:type="spellEnd"/>
        <w:r>
          <w:t xml:space="preserve"> till </w:t>
        </w:r>
        <w:r w:rsidRPr="00B962B7">
          <w:rPr>
            <w:i/>
          </w:rPr>
          <w:t>V</w:t>
        </w:r>
        <w:r w:rsidRPr="00B962B7">
          <w:rPr>
            <w:vertAlign w:val="subscript"/>
          </w:rPr>
          <w:t>amp</w:t>
        </w:r>
        <w:r>
          <w:t>)</w:t>
        </w:r>
        <w:r w:rsidRPr="00443A0B">
          <w:t>.</w:t>
        </w:r>
      </w:ins>
    </w:p>
    <w:p w14:paraId="6FE9A469" w14:textId="5F9DCA68" w:rsidR="00FE4A7D" w:rsidRDefault="00FE4A7D" w:rsidP="00FE4A7D">
      <w:pPr>
        <w:pStyle w:val="List"/>
        <w:rPr>
          <w:ins w:id="685" w:author="Erik Agrell" w:date="2015-12-15T12:54:00Z"/>
        </w:rPr>
      </w:pPr>
      <w:ins w:id="686" w:author="Erik Agrell" w:date="2015-12-15T12:54:00Z">
        <w:r>
          <w:t>5.7</w:t>
        </w:r>
        <w:r>
          <w:tab/>
        </w:r>
        <w:r w:rsidRPr="00443A0B">
          <w:t xml:space="preserve">Simulera effektförstärkaren i Spice. </w:t>
        </w:r>
        <w:r>
          <w:t xml:space="preserve">Generera insignalen </w:t>
        </w:r>
        <w:r w:rsidRPr="00B962B7">
          <w:rPr>
            <w:i/>
          </w:rPr>
          <w:t>V</w:t>
        </w:r>
        <w:r w:rsidRPr="00B962B7">
          <w:rPr>
            <w:vertAlign w:val="subscript"/>
          </w:rPr>
          <w:t>LP2</w:t>
        </w:r>
        <w:r>
          <w:t xml:space="preserve"> som en växelspänning med amplituden 5V och variabel frekvens</w:t>
        </w:r>
        <w:r w:rsidRPr="00443A0B">
          <w:t xml:space="preserve">. Bestäm </w:t>
        </w:r>
        <w:r>
          <w:t>spännings</w:t>
        </w:r>
        <w:r w:rsidRPr="00443A0B">
          <w:t>förstärkning och gränsfrekvens</w:t>
        </w:r>
        <w:r>
          <w:t>er</w:t>
        </w:r>
        <w:r w:rsidRPr="00443A0B">
          <w:t xml:space="preserve">. </w:t>
        </w:r>
      </w:ins>
      <w:ins w:id="687" w:author="Erik Agrell" w:date="2015-12-15T12:56:00Z">
        <w:r>
          <w:t xml:space="preserve"> Jämför med beräknat resultat i uppgift 5.4.</w:t>
        </w:r>
      </w:ins>
      <w:ins w:id="688" w:author="Erik Agrell" w:date="2015-12-15T12:54:00Z">
        <w:r w:rsidRPr="00443A0B">
          <w:t>Studera utseendet på utsignalerna vid frekvensen 1 kHz. Studera signalen över hörluren</w:t>
        </w:r>
        <w:r>
          <w:t xml:space="preserve"> och bestäm effektförstärkningen (från </w:t>
        </w:r>
        <w:r w:rsidRPr="00B962B7">
          <w:rPr>
            <w:i/>
          </w:rPr>
          <w:t>V</w:t>
        </w:r>
        <w:r w:rsidRPr="00B962B7">
          <w:rPr>
            <w:vertAlign w:val="subscript"/>
          </w:rPr>
          <w:t>LP2</w:t>
        </w:r>
        <w:r>
          <w:t xml:space="preserve"> till </w:t>
        </w:r>
        <w:r w:rsidRPr="00B962B7">
          <w:rPr>
            <w:i/>
          </w:rPr>
          <w:t>V</w:t>
        </w:r>
        <w:r w:rsidRPr="00B962B7">
          <w:rPr>
            <w:vertAlign w:val="subscript"/>
          </w:rPr>
          <w:t>amp2</w:t>
        </w:r>
        <w:r>
          <w:t>).</w:t>
        </w:r>
      </w:ins>
    </w:p>
    <w:p w14:paraId="61D1E3DD" w14:textId="7E4FCF1A" w:rsidR="00F27515" w:rsidRPr="004F0A58" w:rsidRDefault="00F27515" w:rsidP="000F486C">
      <w:pPr>
        <w:pStyle w:val="List"/>
        <w:rPr>
          <w:lang w:val="en-US"/>
        </w:rPr>
      </w:pPr>
    </w:p>
    <w:p w14:paraId="6E10A39F" w14:textId="7528D10A" w:rsidR="00F27515" w:rsidRPr="001446D8" w:rsidRDefault="00F27515" w:rsidP="00B415FD">
      <w:pPr>
        <w:pStyle w:val="Heading2"/>
      </w:pPr>
      <w:r w:rsidRPr="001446D8">
        <w:t>Utförande</w:t>
      </w:r>
    </w:p>
    <w:p w14:paraId="3C321B2C" w14:textId="77777777" w:rsidR="00F27515" w:rsidRPr="001446D8" w:rsidRDefault="00F27515" w:rsidP="00B415FD">
      <w:pPr>
        <w:pStyle w:val="Heading3"/>
      </w:pPr>
      <w:r w:rsidRPr="001446D8">
        <w:t>Mikrofonförstärkare</w:t>
      </w:r>
    </w:p>
    <w:p w14:paraId="694939DA" w14:textId="261EBD2F" w:rsidR="00F27515" w:rsidRPr="001446D8" w:rsidRDefault="00F27515" w:rsidP="00F27515">
      <w:pPr>
        <w:spacing w:line="240" w:lineRule="atLeast"/>
        <w:rPr>
          <w:sz w:val="24"/>
        </w:rPr>
      </w:pPr>
      <w:r w:rsidRPr="001446D8">
        <w:rPr>
          <w:sz w:val="24"/>
        </w:rPr>
        <w:t xml:space="preserve">Koppla upp konstruktionen av mikrofonförstärkaren på </w:t>
      </w:r>
      <w:proofErr w:type="spellStart"/>
      <w:r w:rsidRPr="001446D8">
        <w:rPr>
          <w:sz w:val="24"/>
        </w:rPr>
        <w:t>labplattan</w:t>
      </w:r>
      <w:proofErr w:type="spellEnd"/>
      <w:r w:rsidRPr="001446D8">
        <w:rPr>
          <w:sz w:val="24"/>
        </w:rPr>
        <w:t xml:space="preserve"> och anslut matningsspänningar ±15V till operationsförstärkaren.</w:t>
      </w:r>
      <w:r w:rsidR="00C50C24">
        <w:rPr>
          <w:sz w:val="24"/>
        </w:rPr>
        <w:t xml:space="preserve"> </w:t>
      </w:r>
      <w:r w:rsidRPr="001446D8">
        <w:rPr>
          <w:sz w:val="24"/>
        </w:rPr>
        <w:t>Spänningsmatningen på 5,6 V till mikrofonen tas från den tidigare gjorda referensspänningen. Börja med att mäta</w:t>
      </w:r>
      <w:r w:rsidR="00C50C24">
        <w:rPr>
          <w:sz w:val="24"/>
        </w:rPr>
        <w:t xml:space="preserve"> </w:t>
      </w:r>
      <w:r w:rsidRPr="001446D8">
        <w:rPr>
          <w:sz w:val="24"/>
        </w:rPr>
        <w:t>DC-spänningen på mikrofoningången. Beräkna därefter viloströmmen genom mikrofonelementet.</w:t>
      </w:r>
    </w:p>
    <w:p w14:paraId="393D5C5A" w14:textId="77777777" w:rsidR="00F27515" w:rsidRPr="001446D8" w:rsidRDefault="00F27515" w:rsidP="00F27515">
      <w:pPr>
        <w:spacing w:line="240" w:lineRule="atLeast"/>
        <w:rPr>
          <w:sz w:val="24"/>
        </w:rPr>
      </w:pPr>
    </w:p>
    <w:p w14:paraId="020CC1B7" w14:textId="07F2DB6D" w:rsidR="00F27515" w:rsidRPr="001446D8" w:rsidRDefault="00F27515" w:rsidP="00F27515">
      <w:pPr>
        <w:spacing w:line="240" w:lineRule="atLeast"/>
        <w:rPr>
          <w:sz w:val="24"/>
        </w:rPr>
      </w:pPr>
      <w:r w:rsidRPr="001446D8">
        <w:rPr>
          <w:sz w:val="24"/>
        </w:rPr>
        <w:lastRenderedPageBreak/>
        <w:t>Spänningen på mikrofoningången uppmättes till</w:t>
      </w:r>
      <w:r w:rsidR="00C50C24">
        <w:rPr>
          <w:sz w:val="24"/>
        </w:rPr>
        <w:t xml:space="preserve"> </w:t>
      </w:r>
      <w:r w:rsidRPr="001446D8">
        <w:rPr>
          <w:sz w:val="24"/>
        </w:rPr>
        <w:t>…….. V</w:t>
      </w:r>
    </w:p>
    <w:p w14:paraId="3E7034DD" w14:textId="77777777" w:rsidR="00F27515" w:rsidRPr="001446D8" w:rsidRDefault="00F27515" w:rsidP="00F27515">
      <w:pPr>
        <w:spacing w:line="240" w:lineRule="atLeast"/>
        <w:rPr>
          <w:sz w:val="24"/>
        </w:rPr>
      </w:pPr>
    </w:p>
    <w:p w14:paraId="71A8E2A4" w14:textId="77777777" w:rsidR="00F27515" w:rsidRPr="001446D8" w:rsidRDefault="00F27515" w:rsidP="00F27515">
      <w:pPr>
        <w:spacing w:line="240" w:lineRule="atLeast"/>
        <w:rPr>
          <w:sz w:val="24"/>
        </w:rPr>
      </w:pPr>
      <w:r w:rsidRPr="001446D8">
        <w:rPr>
          <w:sz w:val="24"/>
        </w:rPr>
        <w:t>Viloströmmen genom mikrofonen beräknades till …….. mA</w:t>
      </w:r>
    </w:p>
    <w:p w14:paraId="770BB50C" w14:textId="77777777" w:rsidR="00F27515" w:rsidRPr="001446D8" w:rsidRDefault="00F27515" w:rsidP="00F27515">
      <w:pPr>
        <w:spacing w:line="240" w:lineRule="atLeast"/>
        <w:rPr>
          <w:sz w:val="24"/>
        </w:rPr>
      </w:pPr>
    </w:p>
    <w:p w14:paraId="172D76C9" w14:textId="77777777" w:rsidR="00F27515" w:rsidRPr="001446D8" w:rsidRDefault="00F27515" w:rsidP="00F27515">
      <w:pPr>
        <w:spacing w:line="240" w:lineRule="atLeast"/>
        <w:rPr>
          <w:sz w:val="24"/>
        </w:rPr>
      </w:pPr>
      <w:r w:rsidRPr="001446D8">
        <w:rPr>
          <w:sz w:val="24"/>
        </w:rPr>
        <w:t xml:space="preserve">Studera utspänningen på ett oscilloskop och mät upp spänningsnivåer på utgången vid olika placeringar av mikrofonen och olika </w:t>
      </w:r>
      <w:proofErr w:type="spellStart"/>
      <w:r w:rsidRPr="001446D8">
        <w:rPr>
          <w:sz w:val="24"/>
        </w:rPr>
        <w:t>ljudkäller</w:t>
      </w:r>
      <w:proofErr w:type="spellEnd"/>
      <w:r w:rsidRPr="001446D8">
        <w:rPr>
          <w:sz w:val="24"/>
        </w:rPr>
        <w:t xml:space="preserve"> som tal och buller.</w:t>
      </w:r>
    </w:p>
    <w:p w14:paraId="5200ABA9" w14:textId="1B7559C5" w:rsidR="00F27515" w:rsidRPr="001446D8" w:rsidRDefault="00F27515" w:rsidP="00B415FD">
      <w:pPr>
        <w:pStyle w:val="Heading3"/>
      </w:pPr>
      <w:r w:rsidRPr="001446D8">
        <w:t>Effektförstärkare</w:t>
      </w:r>
    </w:p>
    <w:p w14:paraId="7EC66149" w14:textId="2555407A" w:rsidR="00F27515" w:rsidRPr="004F0A58" w:rsidRDefault="00F27515" w:rsidP="00F27515">
      <w:pPr>
        <w:spacing w:line="240" w:lineRule="atLeast"/>
        <w:rPr>
          <w:sz w:val="24"/>
          <w:lang w:val="en-US"/>
        </w:rPr>
      </w:pPr>
      <w:r w:rsidRPr="001446D8">
        <w:rPr>
          <w:sz w:val="24"/>
        </w:rPr>
        <w:t xml:space="preserve">Koppla upp konstruktionen på </w:t>
      </w:r>
      <w:r w:rsidR="00127544">
        <w:rPr>
          <w:sz w:val="24"/>
        </w:rPr>
        <w:t>kopplings</w:t>
      </w:r>
      <w:r w:rsidRPr="001446D8">
        <w:rPr>
          <w:sz w:val="24"/>
        </w:rPr>
        <w:t xml:space="preserve">plattan. Använd operationsförstärkare nr 2 i samma kapsel som användes för mikrofonförstärkaren. </w:t>
      </w:r>
      <w:ins w:id="689" w:author="Erik Agrell" w:date="2015-12-15T11:08:00Z">
        <w:r w:rsidR="004D370F">
          <w:rPr>
            <w:sz w:val="24"/>
          </w:rPr>
          <w:t xml:space="preserve">Om hörluren har en volymkontroll så skall denna sätta på maximum. </w:t>
        </w:r>
      </w:ins>
      <w:r w:rsidRPr="001446D8">
        <w:rPr>
          <w:sz w:val="24"/>
        </w:rPr>
        <w:t xml:space="preserve">Använd funktionsgeneratorn för att koppla in en sinussignal på ingången </w:t>
      </w:r>
      <w:ins w:id="690" w:author="Erik Agrell" w:date="2015-10-14T17:34:00Z">
        <w:r w:rsidR="00C645F3" w:rsidRPr="00C645F3">
          <w:rPr>
            <w:i/>
            <w:sz w:val="24"/>
            <w:rPrChange w:id="691" w:author="Erik Agrell" w:date="2015-10-14T17:34:00Z">
              <w:rPr>
                <w:sz w:val="24"/>
              </w:rPr>
            </w:rPrChange>
          </w:rPr>
          <w:t>V</w:t>
        </w:r>
        <w:r w:rsidR="00C645F3" w:rsidRPr="00C645F3">
          <w:rPr>
            <w:sz w:val="24"/>
            <w:vertAlign w:val="subscript"/>
            <w:rPrChange w:id="692" w:author="Erik Agrell" w:date="2015-10-14T17:34:00Z">
              <w:rPr>
                <w:sz w:val="24"/>
              </w:rPr>
            </w:rPrChange>
          </w:rPr>
          <w:t>LP2</w:t>
        </w:r>
        <w:r w:rsidR="00C645F3">
          <w:rPr>
            <w:sz w:val="24"/>
          </w:rPr>
          <w:t>.</w:t>
        </w:r>
      </w:ins>
      <w:del w:id="693" w:author="Erik Agrell" w:date="2015-10-14T17:34:00Z">
        <w:r w:rsidRPr="001446D8" w:rsidDel="00C645F3">
          <w:rPr>
            <w:rFonts w:ascii="Arial" w:hAnsi="Arial" w:cs="Arial"/>
            <w:sz w:val="24"/>
          </w:rPr>
          <w:delText>ANALOG IN</w:delText>
        </w:r>
        <w:r w:rsidRPr="001446D8" w:rsidDel="00C645F3">
          <w:rPr>
            <w:sz w:val="24"/>
          </w:rPr>
          <w:delText>.</w:delText>
        </w:r>
      </w:del>
      <w:r w:rsidRPr="001446D8">
        <w:rPr>
          <w:sz w:val="24"/>
        </w:rPr>
        <w:t xml:space="preserve"> Ställ in signalamplituden 5</w:t>
      </w:r>
      <w:r w:rsidR="00127544">
        <w:rPr>
          <w:sz w:val="24"/>
        </w:rPr>
        <w:t xml:space="preserve"> </w:t>
      </w:r>
      <w:r w:rsidRPr="001446D8">
        <w:rPr>
          <w:sz w:val="24"/>
        </w:rPr>
        <w:t xml:space="preserve">V </w:t>
      </w:r>
      <w:r w:rsidR="00127544">
        <w:rPr>
          <w:sz w:val="24"/>
        </w:rPr>
        <w:t>(10 V</w:t>
      </w:r>
      <w:r w:rsidR="00127544" w:rsidRPr="00127544">
        <w:rPr>
          <w:sz w:val="24"/>
          <w:szCs w:val="24"/>
          <w:vertAlign w:val="subscript"/>
        </w:rPr>
        <w:t>PP</w:t>
      </w:r>
      <w:r w:rsidR="00127544">
        <w:rPr>
          <w:sz w:val="24"/>
        </w:rPr>
        <w:t xml:space="preserve">) </w:t>
      </w:r>
      <w:r w:rsidRPr="001446D8">
        <w:rPr>
          <w:sz w:val="24"/>
        </w:rPr>
        <w:t xml:space="preserve">och mät inom frekvensintervallet 1 Hz till </w:t>
      </w:r>
      <w:ins w:id="694" w:author="Erik Agrell" w:date="2015-12-15T11:05:00Z">
        <w:r w:rsidR="005B223F">
          <w:rPr>
            <w:sz w:val="24"/>
          </w:rPr>
          <w:t>20 k</w:t>
        </w:r>
      </w:ins>
      <w:ins w:id="695" w:author="Cristian Bogdan Czegledi" w:date="2015-10-28T14:52:00Z">
        <w:del w:id="696" w:author="Erik Agrell" w:date="2015-12-15T11:05:00Z">
          <w:r w:rsidR="0011282B" w:rsidDel="005B223F">
            <w:rPr>
              <w:sz w:val="24"/>
            </w:rPr>
            <w:delText>3</w:delText>
          </w:r>
        </w:del>
      </w:ins>
      <w:del w:id="697" w:author="Cristian Bogdan Czegledi" w:date="2015-10-28T14:52:00Z">
        <w:r w:rsidR="006511EA" w:rsidDel="0011282B">
          <w:rPr>
            <w:sz w:val="24"/>
          </w:rPr>
          <w:delText>4</w:delText>
        </w:r>
        <w:r w:rsidRPr="001446D8" w:rsidDel="0011282B">
          <w:rPr>
            <w:sz w:val="24"/>
          </w:rPr>
          <w:delText>00</w:delText>
        </w:r>
      </w:del>
      <w:del w:id="698" w:author="Erik Agrell" w:date="2015-12-15T11:05:00Z">
        <w:r w:rsidRPr="001446D8" w:rsidDel="005B223F">
          <w:rPr>
            <w:sz w:val="24"/>
          </w:rPr>
          <w:delText xml:space="preserve"> </w:delText>
        </w:r>
      </w:del>
      <w:ins w:id="699" w:author="Cristian Bogdan Czegledi" w:date="2015-10-28T14:52:00Z">
        <w:del w:id="700" w:author="Erik Agrell" w:date="2015-12-15T11:05:00Z">
          <w:r w:rsidR="0011282B" w:rsidDel="005B223F">
            <w:rPr>
              <w:sz w:val="24"/>
            </w:rPr>
            <w:delText>M</w:delText>
          </w:r>
        </w:del>
      </w:ins>
      <w:del w:id="701" w:author="Cristian Bogdan Czegledi" w:date="2015-10-28T14:52:00Z">
        <w:r w:rsidRPr="001446D8" w:rsidDel="0011282B">
          <w:rPr>
            <w:sz w:val="24"/>
          </w:rPr>
          <w:delText>k</w:delText>
        </w:r>
      </w:del>
      <w:r w:rsidRPr="001446D8">
        <w:rPr>
          <w:sz w:val="24"/>
        </w:rPr>
        <w:t xml:space="preserve">Hz med </w:t>
      </w:r>
      <w:ins w:id="702" w:author="Cristian Bogdan Czegledi" w:date="2015-10-28T14:52:00Z">
        <w:r w:rsidR="0011282B">
          <w:rPr>
            <w:sz w:val="24"/>
          </w:rPr>
          <w:t>3</w:t>
        </w:r>
      </w:ins>
      <w:del w:id="703" w:author="Cristian Bogdan Czegledi" w:date="2015-10-28T14:52:00Z">
        <w:r w:rsidR="006511EA" w:rsidDel="0011282B">
          <w:rPr>
            <w:sz w:val="24"/>
          </w:rPr>
          <w:delText>2</w:delText>
        </w:r>
      </w:del>
      <w:r w:rsidRPr="001446D8">
        <w:rPr>
          <w:sz w:val="24"/>
        </w:rPr>
        <w:t xml:space="preserve"> punkter per dekad. Mät därefter noggrannare vid undre </w:t>
      </w:r>
      <w:del w:id="704" w:author="Erik Agrell" w:date="2015-12-15T11:06:00Z">
        <w:r w:rsidRPr="001446D8" w:rsidDel="005B223F">
          <w:rPr>
            <w:sz w:val="24"/>
          </w:rPr>
          <w:delText xml:space="preserve">respektive övre </w:delText>
        </w:r>
      </w:del>
      <w:r w:rsidRPr="001446D8">
        <w:rPr>
          <w:sz w:val="24"/>
        </w:rPr>
        <w:t>gränsfrekvens</w:t>
      </w:r>
      <w:ins w:id="705" w:author="Erik Agrell" w:date="2015-12-15T11:06:00Z">
        <w:r w:rsidR="005B223F">
          <w:rPr>
            <w:sz w:val="24"/>
          </w:rPr>
          <w:t>en</w:t>
        </w:r>
      </w:ins>
      <w:r w:rsidRPr="001446D8">
        <w:rPr>
          <w:sz w:val="24"/>
        </w:rPr>
        <w:t>. Variera frekvensen och notera vid vilken frekvens signalamplituden sjunkit med 3</w:t>
      </w:r>
      <w:r w:rsidR="00127544">
        <w:rPr>
          <w:sz w:val="24"/>
        </w:rPr>
        <w:t xml:space="preserve"> </w:t>
      </w:r>
      <w:r w:rsidRPr="001446D8">
        <w:rPr>
          <w:sz w:val="24"/>
        </w:rPr>
        <w:t>dB.</w:t>
      </w:r>
      <w:ins w:id="706" w:author="Cristian Bogdan Czegledi" w:date="2015-10-28T14:52:00Z">
        <w:del w:id="707" w:author="Erik Agrell" w:date="2015-12-15T11:08:00Z">
          <w:r w:rsidR="0011282B" w:rsidDel="004D370F">
            <w:rPr>
              <w:sz w:val="24"/>
            </w:rPr>
            <w:delText xml:space="preserve"> </w:delText>
          </w:r>
          <w:r w:rsidR="0011282B" w:rsidRPr="004F0A58" w:rsidDel="004D370F">
            <w:rPr>
              <w:sz w:val="24"/>
              <w:lang w:val="en-US"/>
            </w:rPr>
            <w:delText>Note that the headphones should turned on to maximum (</w:delText>
          </w:r>
        </w:del>
      </w:ins>
      <w:ins w:id="708" w:author="Cristian Bogdan Czegledi" w:date="2015-10-28T14:53:00Z">
        <w:del w:id="709" w:author="Erik Agrell" w:date="2015-12-15T11:08:00Z">
          <w:r w:rsidR="0011282B" w:rsidRPr="004F0A58" w:rsidDel="004D370F">
            <w:rPr>
              <w:sz w:val="24"/>
              <w:lang w:val="en-US"/>
            </w:rPr>
            <w:delText>from their own knob</w:delText>
          </w:r>
        </w:del>
      </w:ins>
      <w:ins w:id="710" w:author="Cristian Bogdan Czegledi" w:date="2015-10-28T14:52:00Z">
        <w:del w:id="711" w:author="Erik Agrell" w:date="2015-12-15T11:08:00Z">
          <w:r w:rsidR="0011282B" w:rsidRPr="004F0A58" w:rsidDel="004D370F">
            <w:rPr>
              <w:sz w:val="24"/>
              <w:lang w:val="en-US"/>
            </w:rPr>
            <w:delText>)</w:delText>
          </w:r>
        </w:del>
      </w:ins>
      <w:ins w:id="712" w:author="Cristian Bogdan Czegledi" w:date="2015-10-28T14:54:00Z">
        <w:del w:id="713" w:author="Erik Agrell" w:date="2015-12-15T11:08:00Z">
          <w:r w:rsidR="0011282B" w:rsidRPr="004F0A58" w:rsidDel="004D370F">
            <w:rPr>
              <w:sz w:val="24"/>
              <w:lang w:val="en-US"/>
            </w:rPr>
            <w:delText xml:space="preserve">, otherwise the </w:delText>
          </w:r>
        </w:del>
      </w:ins>
      <w:ins w:id="714" w:author="Cristian Bogdan Czegledi" w:date="2015-10-28T14:55:00Z">
        <w:del w:id="715" w:author="Erik Agrell" w:date="2015-12-15T11:08:00Z">
          <w:r w:rsidR="0011282B" w:rsidRPr="004F0A58" w:rsidDel="004D370F">
            <w:rPr>
              <w:sz w:val="24"/>
              <w:lang w:val="en-US"/>
            </w:rPr>
            <w:delText xml:space="preserve">equivalent </w:delText>
          </w:r>
        </w:del>
      </w:ins>
      <w:ins w:id="716" w:author="Cristian Bogdan Czegledi" w:date="2015-10-28T14:54:00Z">
        <w:del w:id="717" w:author="Erik Agrell" w:date="2015-12-15T11:08:00Z">
          <w:r w:rsidR="0011282B" w:rsidRPr="004F0A58" w:rsidDel="004D370F">
            <w:rPr>
              <w:sz w:val="24"/>
              <w:lang w:val="en-US"/>
            </w:rPr>
            <w:delText xml:space="preserve">tested circuit will be </w:delText>
          </w:r>
        </w:del>
      </w:ins>
      <w:ins w:id="718" w:author="Cristian Bogdan Czegledi" w:date="2015-10-28T14:55:00Z">
        <w:del w:id="719" w:author="Erik Agrell" w:date="2015-12-15T11:08:00Z">
          <w:r w:rsidR="0011282B" w:rsidRPr="004F0A58" w:rsidDel="004D370F">
            <w:rPr>
              <w:sz w:val="24"/>
              <w:lang w:val="en-US"/>
            </w:rPr>
            <w:delText xml:space="preserve">without R8 and L1 in Fig. 5.3. </w:delText>
          </w:r>
        </w:del>
      </w:ins>
    </w:p>
    <w:p w14:paraId="1B8F2721" w14:textId="77777777" w:rsidR="00F27515" w:rsidRPr="004F0A58" w:rsidRDefault="00F27515" w:rsidP="00F27515">
      <w:pPr>
        <w:spacing w:line="240" w:lineRule="atLeast"/>
        <w:rPr>
          <w:b/>
          <w:sz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2303"/>
        <w:gridCol w:w="2303"/>
        <w:gridCol w:w="2303"/>
      </w:tblGrid>
      <w:tr w:rsidR="00F27515" w:rsidRPr="001446D8" w14:paraId="36B7DCBF" w14:textId="77777777" w:rsidTr="001D318F">
        <w:trPr>
          <w:trHeight w:val="397"/>
        </w:trPr>
        <w:tc>
          <w:tcPr>
            <w:tcW w:w="2302" w:type="dxa"/>
          </w:tcPr>
          <w:p w14:paraId="5DDCEF55" w14:textId="77777777" w:rsidR="00F27515" w:rsidRPr="001446D8" w:rsidRDefault="00F27515" w:rsidP="001D318F">
            <w:pPr>
              <w:spacing w:line="240" w:lineRule="atLeast"/>
              <w:rPr>
                <w:b/>
                <w:sz w:val="24"/>
              </w:rPr>
            </w:pPr>
            <w:r w:rsidRPr="001446D8">
              <w:rPr>
                <w:b/>
                <w:sz w:val="24"/>
              </w:rPr>
              <w:t>Frekvens</w:t>
            </w:r>
          </w:p>
        </w:tc>
        <w:tc>
          <w:tcPr>
            <w:tcW w:w="2303" w:type="dxa"/>
          </w:tcPr>
          <w:p w14:paraId="7FD6819E" w14:textId="77777777" w:rsidR="00F27515" w:rsidRPr="001446D8" w:rsidRDefault="00F27515" w:rsidP="001D318F">
            <w:pPr>
              <w:spacing w:line="240" w:lineRule="atLeast"/>
              <w:rPr>
                <w:b/>
                <w:sz w:val="24"/>
              </w:rPr>
            </w:pPr>
            <w:r w:rsidRPr="001446D8">
              <w:rPr>
                <w:b/>
                <w:sz w:val="24"/>
              </w:rPr>
              <w:t>Insignal</w:t>
            </w:r>
          </w:p>
        </w:tc>
        <w:tc>
          <w:tcPr>
            <w:tcW w:w="2303" w:type="dxa"/>
          </w:tcPr>
          <w:p w14:paraId="63378042" w14:textId="77777777" w:rsidR="00F27515" w:rsidRPr="001446D8" w:rsidRDefault="00F27515" w:rsidP="001D318F">
            <w:pPr>
              <w:spacing w:line="240" w:lineRule="atLeast"/>
              <w:rPr>
                <w:b/>
                <w:sz w:val="24"/>
              </w:rPr>
            </w:pPr>
            <w:r w:rsidRPr="001446D8">
              <w:rPr>
                <w:b/>
                <w:sz w:val="24"/>
              </w:rPr>
              <w:t>Utsignal</w:t>
            </w:r>
          </w:p>
        </w:tc>
        <w:tc>
          <w:tcPr>
            <w:tcW w:w="2303" w:type="dxa"/>
          </w:tcPr>
          <w:p w14:paraId="6340598A" w14:textId="77777777" w:rsidR="00F27515" w:rsidRPr="001446D8" w:rsidRDefault="00F27515" w:rsidP="001D318F">
            <w:pPr>
              <w:spacing w:line="240" w:lineRule="atLeast"/>
              <w:rPr>
                <w:b/>
                <w:sz w:val="24"/>
              </w:rPr>
            </w:pPr>
            <w:r w:rsidRPr="001446D8">
              <w:rPr>
                <w:b/>
                <w:sz w:val="24"/>
              </w:rPr>
              <w:t xml:space="preserve">Förstärkning </w:t>
            </w:r>
          </w:p>
        </w:tc>
      </w:tr>
      <w:tr w:rsidR="00F27515" w:rsidRPr="001446D8" w14:paraId="1CE87AAE" w14:textId="77777777" w:rsidTr="001D318F">
        <w:trPr>
          <w:trHeight w:val="397"/>
        </w:trPr>
        <w:tc>
          <w:tcPr>
            <w:tcW w:w="2302" w:type="dxa"/>
          </w:tcPr>
          <w:p w14:paraId="469C6E84" w14:textId="77777777" w:rsidR="00F27515" w:rsidRPr="001446D8" w:rsidRDefault="00F27515" w:rsidP="001D318F">
            <w:pPr>
              <w:spacing w:line="240" w:lineRule="atLeast"/>
              <w:rPr>
                <w:b/>
                <w:sz w:val="24"/>
              </w:rPr>
            </w:pPr>
          </w:p>
        </w:tc>
        <w:tc>
          <w:tcPr>
            <w:tcW w:w="2303" w:type="dxa"/>
          </w:tcPr>
          <w:p w14:paraId="7A48A3B4" w14:textId="77777777" w:rsidR="00F27515" w:rsidRPr="001446D8" w:rsidRDefault="00F27515" w:rsidP="001D318F">
            <w:pPr>
              <w:spacing w:line="240" w:lineRule="atLeast"/>
              <w:rPr>
                <w:b/>
                <w:sz w:val="24"/>
              </w:rPr>
            </w:pPr>
          </w:p>
        </w:tc>
        <w:tc>
          <w:tcPr>
            <w:tcW w:w="2303" w:type="dxa"/>
          </w:tcPr>
          <w:p w14:paraId="4FBD23DB" w14:textId="77777777" w:rsidR="00F27515" w:rsidRPr="001446D8" w:rsidRDefault="00F27515" w:rsidP="001D318F">
            <w:pPr>
              <w:spacing w:line="240" w:lineRule="atLeast"/>
              <w:rPr>
                <w:b/>
                <w:sz w:val="24"/>
              </w:rPr>
            </w:pPr>
          </w:p>
        </w:tc>
        <w:tc>
          <w:tcPr>
            <w:tcW w:w="2303" w:type="dxa"/>
          </w:tcPr>
          <w:p w14:paraId="26155EF4" w14:textId="77777777" w:rsidR="00F27515" w:rsidRPr="001446D8" w:rsidRDefault="00F27515" w:rsidP="001D318F">
            <w:pPr>
              <w:spacing w:line="240" w:lineRule="atLeast"/>
              <w:rPr>
                <w:b/>
                <w:sz w:val="24"/>
              </w:rPr>
            </w:pPr>
          </w:p>
        </w:tc>
      </w:tr>
      <w:tr w:rsidR="00F27515" w:rsidRPr="001446D8" w14:paraId="0D1FFD1B" w14:textId="77777777" w:rsidTr="001D318F">
        <w:trPr>
          <w:trHeight w:val="397"/>
        </w:trPr>
        <w:tc>
          <w:tcPr>
            <w:tcW w:w="2302" w:type="dxa"/>
          </w:tcPr>
          <w:p w14:paraId="1DB715FE" w14:textId="77777777" w:rsidR="00F27515" w:rsidRPr="001446D8" w:rsidRDefault="00F27515" w:rsidP="001D318F">
            <w:pPr>
              <w:spacing w:line="240" w:lineRule="atLeast"/>
              <w:rPr>
                <w:b/>
                <w:sz w:val="24"/>
              </w:rPr>
            </w:pPr>
          </w:p>
        </w:tc>
        <w:tc>
          <w:tcPr>
            <w:tcW w:w="2303" w:type="dxa"/>
          </w:tcPr>
          <w:p w14:paraId="13D36E45" w14:textId="77777777" w:rsidR="00F27515" w:rsidRPr="001446D8" w:rsidRDefault="00F27515" w:rsidP="001D318F">
            <w:pPr>
              <w:spacing w:line="240" w:lineRule="atLeast"/>
              <w:rPr>
                <w:b/>
                <w:sz w:val="24"/>
              </w:rPr>
            </w:pPr>
          </w:p>
        </w:tc>
        <w:tc>
          <w:tcPr>
            <w:tcW w:w="2303" w:type="dxa"/>
          </w:tcPr>
          <w:p w14:paraId="3139FB00" w14:textId="77777777" w:rsidR="00F27515" w:rsidRPr="001446D8" w:rsidRDefault="00F27515" w:rsidP="001D318F">
            <w:pPr>
              <w:spacing w:line="240" w:lineRule="atLeast"/>
              <w:rPr>
                <w:b/>
                <w:sz w:val="24"/>
              </w:rPr>
            </w:pPr>
          </w:p>
        </w:tc>
        <w:tc>
          <w:tcPr>
            <w:tcW w:w="2303" w:type="dxa"/>
          </w:tcPr>
          <w:p w14:paraId="185EEFBE" w14:textId="77777777" w:rsidR="00F27515" w:rsidRPr="001446D8" w:rsidRDefault="00F27515" w:rsidP="001D318F">
            <w:pPr>
              <w:spacing w:line="240" w:lineRule="atLeast"/>
              <w:rPr>
                <w:b/>
                <w:sz w:val="24"/>
              </w:rPr>
            </w:pPr>
          </w:p>
        </w:tc>
      </w:tr>
      <w:tr w:rsidR="00F27515" w:rsidRPr="001446D8" w14:paraId="1FD52180" w14:textId="77777777" w:rsidTr="001D318F">
        <w:trPr>
          <w:trHeight w:val="397"/>
        </w:trPr>
        <w:tc>
          <w:tcPr>
            <w:tcW w:w="2302" w:type="dxa"/>
          </w:tcPr>
          <w:p w14:paraId="1F3DA750" w14:textId="77777777" w:rsidR="00F27515" w:rsidRPr="001446D8" w:rsidRDefault="00F27515" w:rsidP="001D318F">
            <w:pPr>
              <w:spacing w:line="240" w:lineRule="atLeast"/>
              <w:rPr>
                <w:b/>
                <w:sz w:val="24"/>
              </w:rPr>
            </w:pPr>
          </w:p>
        </w:tc>
        <w:tc>
          <w:tcPr>
            <w:tcW w:w="2303" w:type="dxa"/>
          </w:tcPr>
          <w:p w14:paraId="1B486BE0" w14:textId="77777777" w:rsidR="00F27515" w:rsidRPr="001446D8" w:rsidRDefault="00F27515" w:rsidP="001D318F">
            <w:pPr>
              <w:spacing w:line="240" w:lineRule="atLeast"/>
              <w:rPr>
                <w:b/>
                <w:sz w:val="24"/>
              </w:rPr>
            </w:pPr>
          </w:p>
        </w:tc>
        <w:tc>
          <w:tcPr>
            <w:tcW w:w="2303" w:type="dxa"/>
          </w:tcPr>
          <w:p w14:paraId="445F329D" w14:textId="77777777" w:rsidR="00F27515" w:rsidRPr="001446D8" w:rsidRDefault="00F27515" w:rsidP="001D318F">
            <w:pPr>
              <w:spacing w:line="240" w:lineRule="atLeast"/>
              <w:rPr>
                <w:b/>
                <w:sz w:val="24"/>
              </w:rPr>
            </w:pPr>
          </w:p>
        </w:tc>
        <w:tc>
          <w:tcPr>
            <w:tcW w:w="2303" w:type="dxa"/>
          </w:tcPr>
          <w:p w14:paraId="13257A65" w14:textId="77777777" w:rsidR="00F27515" w:rsidRPr="001446D8" w:rsidRDefault="00F27515" w:rsidP="001D318F">
            <w:pPr>
              <w:spacing w:line="240" w:lineRule="atLeast"/>
              <w:rPr>
                <w:b/>
                <w:sz w:val="24"/>
              </w:rPr>
            </w:pPr>
          </w:p>
        </w:tc>
      </w:tr>
      <w:tr w:rsidR="00F27515" w:rsidRPr="001446D8" w14:paraId="6BDE764A" w14:textId="77777777" w:rsidTr="001D318F">
        <w:trPr>
          <w:trHeight w:val="397"/>
        </w:trPr>
        <w:tc>
          <w:tcPr>
            <w:tcW w:w="2302" w:type="dxa"/>
          </w:tcPr>
          <w:p w14:paraId="4E72F6CD" w14:textId="77777777" w:rsidR="00F27515" w:rsidRPr="001446D8" w:rsidRDefault="00F27515" w:rsidP="001D318F">
            <w:pPr>
              <w:spacing w:line="240" w:lineRule="atLeast"/>
              <w:rPr>
                <w:b/>
                <w:sz w:val="24"/>
              </w:rPr>
            </w:pPr>
          </w:p>
        </w:tc>
        <w:tc>
          <w:tcPr>
            <w:tcW w:w="2303" w:type="dxa"/>
          </w:tcPr>
          <w:p w14:paraId="2B73055E" w14:textId="77777777" w:rsidR="00F27515" w:rsidRPr="001446D8" w:rsidRDefault="00F27515" w:rsidP="001D318F">
            <w:pPr>
              <w:spacing w:line="240" w:lineRule="atLeast"/>
              <w:rPr>
                <w:b/>
                <w:sz w:val="24"/>
              </w:rPr>
            </w:pPr>
          </w:p>
        </w:tc>
        <w:tc>
          <w:tcPr>
            <w:tcW w:w="2303" w:type="dxa"/>
          </w:tcPr>
          <w:p w14:paraId="76A1BA64" w14:textId="77777777" w:rsidR="00F27515" w:rsidRPr="001446D8" w:rsidRDefault="00F27515" w:rsidP="001D318F">
            <w:pPr>
              <w:spacing w:line="240" w:lineRule="atLeast"/>
              <w:rPr>
                <w:b/>
                <w:sz w:val="24"/>
              </w:rPr>
            </w:pPr>
          </w:p>
        </w:tc>
        <w:tc>
          <w:tcPr>
            <w:tcW w:w="2303" w:type="dxa"/>
          </w:tcPr>
          <w:p w14:paraId="357886F7" w14:textId="77777777" w:rsidR="00F27515" w:rsidRPr="001446D8" w:rsidRDefault="00F27515" w:rsidP="001D318F">
            <w:pPr>
              <w:spacing w:line="240" w:lineRule="atLeast"/>
              <w:rPr>
                <w:b/>
                <w:sz w:val="24"/>
              </w:rPr>
            </w:pPr>
          </w:p>
        </w:tc>
      </w:tr>
      <w:tr w:rsidR="00F27515" w:rsidRPr="001446D8" w14:paraId="4D4A89E3" w14:textId="77777777" w:rsidTr="001D318F">
        <w:trPr>
          <w:trHeight w:val="397"/>
        </w:trPr>
        <w:tc>
          <w:tcPr>
            <w:tcW w:w="2302" w:type="dxa"/>
          </w:tcPr>
          <w:p w14:paraId="506CD670" w14:textId="77777777" w:rsidR="00F27515" w:rsidRPr="001446D8" w:rsidRDefault="00F27515" w:rsidP="001D318F">
            <w:pPr>
              <w:spacing w:line="240" w:lineRule="atLeast"/>
              <w:rPr>
                <w:b/>
                <w:sz w:val="24"/>
              </w:rPr>
            </w:pPr>
          </w:p>
        </w:tc>
        <w:tc>
          <w:tcPr>
            <w:tcW w:w="2303" w:type="dxa"/>
          </w:tcPr>
          <w:p w14:paraId="7A6B73B4" w14:textId="77777777" w:rsidR="00F27515" w:rsidRPr="001446D8" w:rsidRDefault="00F27515" w:rsidP="001D318F">
            <w:pPr>
              <w:spacing w:line="240" w:lineRule="atLeast"/>
              <w:rPr>
                <w:b/>
                <w:sz w:val="24"/>
              </w:rPr>
            </w:pPr>
          </w:p>
        </w:tc>
        <w:tc>
          <w:tcPr>
            <w:tcW w:w="2303" w:type="dxa"/>
          </w:tcPr>
          <w:p w14:paraId="0742CB9C" w14:textId="77777777" w:rsidR="00F27515" w:rsidRPr="001446D8" w:rsidRDefault="00F27515" w:rsidP="001D318F">
            <w:pPr>
              <w:spacing w:line="240" w:lineRule="atLeast"/>
              <w:rPr>
                <w:b/>
                <w:sz w:val="24"/>
              </w:rPr>
            </w:pPr>
          </w:p>
        </w:tc>
        <w:tc>
          <w:tcPr>
            <w:tcW w:w="2303" w:type="dxa"/>
          </w:tcPr>
          <w:p w14:paraId="2889E608" w14:textId="77777777" w:rsidR="00F27515" w:rsidRPr="001446D8" w:rsidRDefault="00F27515" w:rsidP="001D318F">
            <w:pPr>
              <w:spacing w:line="240" w:lineRule="atLeast"/>
              <w:rPr>
                <w:b/>
                <w:sz w:val="24"/>
              </w:rPr>
            </w:pPr>
          </w:p>
        </w:tc>
      </w:tr>
      <w:tr w:rsidR="00F27515" w:rsidRPr="001446D8" w14:paraId="4002ADE1" w14:textId="77777777" w:rsidTr="001D318F">
        <w:trPr>
          <w:trHeight w:val="397"/>
        </w:trPr>
        <w:tc>
          <w:tcPr>
            <w:tcW w:w="2302" w:type="dxa"/>
          </w:tcPr>
          <w:p w14:paraId="3F98A028" w14:textId="77777777" w:rsidR="00F27515" w:rsidRPr="001446D8" w:rsidRDefault="00F27515" w:rsidP="001D318F">
            <w:pPr>
              <w:spacing w:line="240" w:lineRule="atLeast"/>
              <w:rPr>
                <w:b/>
                <w:sz w:val="24"/>
              </w:rPr>
            </w:pPr>
          </w:p>
        </w:tc>
        <w:tc>
          <w:tcPr>
            <w:tcW w:w="2303" w:type="dxa"/>
          </w:tcPr>
          <w:p w14:paraId="5D44FE70" w14:textId="77777777" w:rsidR="00F27515" w:rsidRPr="001446D8" w:rsidRDefault="00F27515" w:rsidP="001D318F">
            <w:pPr>
              <w:spacing w:line="240" w:lineRule="atLeast"/>
              <w:rPr>
                <w:b/>
                <w:sz w:val="24"/>
              </w:rPr>
            </w:pPr>
          </w:p>
        </w:tc>
        <w:tc>
          <w:tcPr>
            <w:tcW w:w="2303" w:type="dxa"/>
          </w:tcPr>
          <w:p w14:paraId="3AE1FBB5" w14:textId="77777777" w:rsidR="00F27515" w:rsidRPr="001446D8" w:rsidRDefault="00F27515" w:rsidP="001D318F">
            <w:pPr>
              <w:spacing w:line="240" w:lineRule="atLeast"/>
              <w:rPr>
                <w:b/>
                <w:sz w:val="24"/>
              </w:rPr>
            </w:pPr>
          </w:p>
        </w:tc>
        <w:tc>
          <w:tcPr>
            <w:tcW w:w="2303" w:type="dxa"/>
          </w:tcPr>
          <w:p w14:paraId="0A82339C" w14:textId="77777777" w:rsidR="00F27515" w:rsidRPr="001446D8" w:rsidRDefault="00F27515" w:rsidP="001D318F">
            <w:pPr>
              <w:spacing w:line="240" w:lineRule="atLeast"/>
              <w:rPr>
                <w:b/>
                <w:sz w:val="24"/>
              </w:rPr>
            </w:pPr>
          </w:p>
        </w:tc>
      </w:tr>
      <w:tr w:rsidR="00F27515" w:rsidRPr="001446D8" w14:paraId="5766D5CB" w14:textId="77777777" w:rsidTr="001D318F">
        <w:trPr>
          <w:trHeight w:val="397"/>
        </w:trPr>
        <w:tc>
          <w:tcPr>
            <w:tcW w:w="2302" w:type="dxa"/>
          </w:tcPr>
          <w:p w14:paraId="41D57225" w14:textId="77777777" w:rsidR="00F27515" w:rsidRPr="001446D8" w:rsidRDefault="00F27515" w:rsidP="001D318F">
            <w:pPr>
              <w:spacing w:line="240" w:lineRule="atLeast"/>
              <w:rPr>
                <w:b/>
                <w:sz w:val="24"/>
              </w:rPr>
            </w:pPr>
          </w:p>
        </w:tc>
        <w:tc>
          <w:tcPr>
            <w:tcW w:w="2303" w:type="dxa"/>
          </w:tcPr>
          <w:p w14:paraId="3488D460" w14:textId="77777777" w:rsidR="00F27515" w:rsidRPr="001446D8" w:rsidRDefault="00F27515" w:rsidP="001D318F">
            <w:pPr>
              <w:spacing w:line="240" w:lineRule="atLeast"/>
              <w:rPr>
                <w:b/>
                <w:sz w:val="24"/>
              </w:rPr>
            </w:pPr>
          </w:p>
        </w:tc>
        <w:tc>
          <w:tcPr>
            <w:tcW w:w="2303" w:type="dxa"/>
          </w:tcPr>
          <w:p w14:paraId="0048460A" w14:textId="77777777" w:rsidR="00F27515" w:rsidRPr="001446D8" w:rsidRDefault="00F27515" w:rsidP="001D318F">
            <w:pPr>
              <w:spacing w:line="240" w:lineRule="atLeast"/>
              <w:rPr>
                <w:b/>
                <w:sz w:val="24"/>
              </w:rPr>
            </w:pPr>
          </w:p>
        </w:tc>
        <w:tc>
          <w:tcPr>
            <w:tcW w:w="2303" w:type="dxa"/>
          </w:tcPr>
          <w:p w14:paraId="6FB394F8" w14:textId="77777777" w:rsidR="00F27515" w:rsidRPr="001446D8" w:rsidRDefault="00F27515" w:rsidP="001D318F">
            <w:pPr>
              <w:spacing w:line="240" w:lineRule="atLeast"/>
              <w:rPr>
                <w:b/>
                <w:sz w:val="24"/>
              </w:rPr>
            </w:pPr>
          </w:p>
        </w:tc>
      </w:tr>
      <w:tr w:rsidR="00F27515" w:rsidRPr="001446D8" w14:paraId="205071CF" w14:textId="77777777" w:rsidTr="001D318F">
        <w:trPr>
          <w:trHeight w:val="397"/>
        </w:trPr>
        <w:tc>
          <w:tcPr>
            <w:tcW w:w="2302" w:type="dxa"/>
          </w:tcPr>
          <w:p w14:paraId="1F24C3F6" w14:textId="77777777" w:rsidR="00F27515" w:rsidRPr="001446D8" w:rsidRDefault="00F27515" w:rsidP="001D318F">
            <w:pPr>
              <w:spacing w:line="240" w:lineRule="atLeast"/>
              <w:rPr>
                <w:b/>
                <w:sz w:val="24"/>
              </w:rPr>
            </w:pPr>
          </w:p>
        </w:tc>
        <w:tc>
          <w:tcPr>
            <w:tcW w:w="2303" w:type="dxa"/>
          </w:tcPr>
          <w:p w14:paraId="607E6777" w14:textId="77777777" w:rsidR="00F27515" w:rsidRPr="001446D8" w:rsidRDefault="00F27515" w:rsidP="001D318F">
            <w:pPr>
              <w:spacing w:line="240" w:lineRule="atLeast"/>
              <w:rPr>
                <w:b/>
                <w:sz w:val="24"/>
              </w:rPr>
            </w:pPr>
          </w:p>
        </w:tc>
        <w:tc>
          <w:tcPr>
            <w:tcW w:w="2303" w:type="dxa"/>
          </w:tcPr>
          <w:p w14:paraId="6C543BC9" w14:textId="77777777" w:rsidR="00F27515" w:rsidRPr="001446D8" w:rsidRDefault="00F27515" w:rsidP="001D318F">
            <w:pPr>
              <w:spacing w:line="240" w:lineRule="atLeast"/>
              <w:rPr>
                <w:b/>
                <w:sz w:val="24"/>
              </w:rPr>
            </w:pPr>
          </w:p>
        </w:tc>
        <w:tc>
          <w:tcPr>
            <w:tcW w:w="2303" w:type="dxa"/>
          </w:tcPr>
          <w:p w14:paraId="76867C03" w14:textId="77777777" w:rsidR="00F27515" w:rsidRPr="001446D8" w:rsidRDefault="00F27515" w:rsidP="001D318F">
            <w:pPr>
              <w:spacing w:line="240" w:lineRule="atLeast"/>
              <w:rPr>
                <w:b/>
                <w:sz w:val="24"/>
              </w:rPr>
            </w:pPr>
          </w:p>
        </w:tc>
      </w:tr>
      <w:tr w:rsidR="00F27515" w:rsidRPr="001446D8" w14:paraId="1410ADA7" w14:textId="77777777" w:rsidTr="001D318F">
        <w:trPr>
          <w:trHeight w:val="397"/>
        </w:trPr>
        <w:tc>
          <w:tcPr>
            <w:tcW w:w="2302" w:type="dxa"/>
          </w:tcPr>
          <w:p w14:paraId="492AC945" w14:textId="77777777" w:rsidR="00F27515" w:rsidRPr="001446D8" w:rsidRDefault="00F27515" w:rsidP="001D318F">
            <w:pPr>
              <w:spacing w:line="240" w:lineRule="atLeast"/>
              <w:rPr>
                <w:b/>
                <w:sz w:val="24"/>
              </w:rPr>
            </w:pPr>
          </w:p>
        </w:tc>
        <w:tc>
          <w:tcPr>
            <w:tcW w:w="2303" w:type="dxa"/>
          </w:tcPr>
          <w:p w14:paraId="09784951" w14:textId="77777777" w:rsidR="00F27515" w:rsidRPr="001446D8" w:rsidRDefault="00F27515" w:rsidP="001D318F">
            <w:pPr>
              <w:spacing w:line="240" w:lineRule="atLeast"/>
              <w:rPr>
                <w:b/>
                <w:sz w:val="24"/>
              </w:rPr>
            </w:pPr>
          </w:p>
        </w:tc>
        <w:tc>
          <w:tcPr>
            <w:tcW w:w="2303" w:type="dxa"/>
          </w:tcPr>
          <w:p w14:paraId="66A15575" w14:textId="77777777" w:rsidR="00F27515" w:rsidRPr="001446D8" w:rsidRDefault="00F27515" w:rsidP="001D318F">
            <w:pPr>
              <w:spacing w:line="240" w:lineRule="atLeast"/>
              <w:rPr>
                <w:b/>
                <w:sz w:val="24"/>
              </w:rPr>
            </w:pPr>
          </w:p>
        </w:tc>
        <w:tc>
          <w:tcPr>
            <w:tcW w:w="2303" w:type="dxa"/>
          </w:tcPr>
          <w:p w14:paraId="565849B6" w14:textId="77777777" w:rsidR="00F27515" w:rsidRPr="001446D8" w:rsidRDefault="00F27515" w:rsidP="001D318F">
            <w:pPr>
              <w:spacing w:line="240" w:lineRule="atLeast"/>
              <w:rPr>
                <w:b/>
                <w:sz w:val="24"/>
              </w:rPr>
            </w:pPr>
          </w:p>
        </w:tc>
      </w:tr>
      <w:tr w:rsidR="00F27515" w:rsidRPr="001446D8" w14:paraId="4BC4E8F8" w14:textId="77777777" w:rsidTr="001D318F">
        <w:trPr>
          <w:trHeight w:val="397"/>
        </w:trPr>
        <w:tc>
          <w:tcPr>
            <w:tcW w:w="2302" w:type="dxa"/>
          </w:tcPr>
          <w:p w14:paraId="5EE28DAC" w14:textId="77777777" w:rsidR="00F27515" w:rsidRPr="001446D8" w:rsidRDefault="00F27515" w:rsidP="001D318F">
            <w:pPr>
              <w:spacing w:line="240" w:lineRule="atLeast"/>
              <w:rPr>
                <w:b/>
                <w:sz w:val="24"/>
              </w:rPr>
            </w:pPr>
          </w:p>
        </w:tc>
        <w:tc>
          <w:tcPr>
            <w:tcW w:w="2303" w:type="dxa"/>
          </w:tcPr>
          <w:p w14:paraId="3461ED8E" w14:textId="77777777" w:rsidR="00F27515" w:rsidRPr="001446D8" w:rsidRDefault="00F27515" w:rsidP="001D318F">
            <w:pPr>
              <w:spacing w:line="240" w:lineRule="atLeast"/>
              <w:rPr>
                <w:b/>
                <w:sz w:val="24"/>
              </w:rPr>
            </w:pPr>
          </w:p>
        </w:tc>
        <w:tc>
          <w:tcPr>
            <w:tcW w:w="2303" w:type="dxa"/>
          </w:tcPr>
          <w:p w14:paraId="2BE333E8" w14:textId="77777777" w:rsidR="00F27515" w:rsidRPr="001446D8" w:rsidRDefault="00F27515" w:rsidP="001D318F">
            <w:pPr>
              <w:spacing w:line="240" w:lineRule="atLeast"/>
              <w:rPr>
                <w:b/>
                <w:sz w:val="24"/>
              </w:rPr>
            </w:pPr>
          </w:p>
        </w:tc>
        <w:tc>
          <w:tcPr>
            <w:tcW w:w="2303" w:type="dxa"/>
          </w:tcPr>
          <w:p w14:paraId="464B2485" w14:textId="77777777" w:rsidR="00F27515" w:rsidRPr="001446D8" w:rsidRDefault="00F27515" w:rsidP="001D318F">
            <w:pPr>
              <w:spacing w:line="240" w:lineRule="atLeast"/>
              <w:rPr>
                <w:b/>
                <w:sz w:val="24"/>
              </w:rPr>
            </w:pPr>
          </w:p>
        </w:tc>
      </w:tr>
      <w:tr w:rsidR="00F27515" w:rsidRPr="001446D8" w14:paraId="3BC7D70A" w14:textId="77777777" w:rsidTr="001D318F">
        <w:trPr>
          <w:trHeight w:val="397"/>
        </w:trPr>
        <w:tc>
          <w:tcPr>
            <w:tcW w:w="2302" w:type="dxa"/>
          </w:tcPr>
          <w:p w14:paraId="5C2A4616" w14:textId="77777777" w:rsidR="00F27515" w:rsidRPr="001446D8" w:rsidRDefault="00F27515" w:rsidP="001D318F">
            <w:pPr>
              <w:spacing w:line="240" w:lineRule="atLeast"/>
              <w:rPr>
                <w:b/>
                <w:sz w:val="24"/>
              </w:rPr>
            </w:pPr>
          </w:p>
        </w:tc>
        <w:tc>
          <w:tcPr>
            <w:tcW w:w="2303" w:type="dxa"/>
          </w:tcPr>
          <w:p w14:paraId="5CCFAB95" w14:textId="77777777" w:rsidR="00F27515" w:rsidRPr="001446D8" w:rsidRDefault="00F27515" w:rsidP="001D318F">
            <w:pPr>
              <w:spacing w:line="240" w:lineRule="atLeast"/>
              <w:rPr>
                <w:b/>
                <w:sz w:val="24"/>
              </w:rPr>
            </w:pPr>
          </w:p>
        </w:tc>
        <w:tc>
          <w:tcPr>
            <w:tcW w:w="2303" w:type="dxa"/>
          </w:tcPr>
          <w:p w14:paraId="25F65B0E" w14:textId="77777777" w:rsidR="00F27515" w:rsidRPr="001446D8" w:rsidRDefault="00F27515" w:rsidP="001D318F">
            <w:pPr>
              <w:spacing w:line="240" w:lineRule="atLeast"/>
              <w:rPr>
                <w:b/>
                <w:sz w:val="24"/>
              </w:rPr>
            </w:pPr>
          </w:p>
        </w:tc>
        <w:tc>
          <w:tcPr>
            <w:tcW w:w="2303" w:type="dxa"/>
          </w:tcPr>
          <w:p w14:paraId="770FFF73" w14:textId="77777777" w:rsidR="00F27515" w:rsidRPr="001446D8" w:rsidRDefault="00F27515" w:rsidP="001D318F">
            <w:pPr>
              <w:spacing w:line="240" w:lineRule="atLeast"/>
              <w:rPr>
                <w:b/>
                <w:sz w:val="24"/>
              </w:rPr>
            </w:pPr>
          </w:p>
        </w:tc>
      </w:tr>
      <w:tr w:rsidR="00F27515" w:rsidRPr="001446D8" w14:paraId="530BBA88" w14:textId="77777777" w:rsidTr="001D318F">
        <w:trPr>
          <w:trHeight w:val="397"/>
        </w:trPr>
        <w:tc>
          <w:tcPr>
            <w:tcW w:w="2302" w:type="dxa"/>
          </w:tcPr>
          <w:p w14:paraId="7C9162A3" w14:textId="77777777" w:rsidR="00F27515" w:rsidRPr="001446D8" w:rsidRDefault="00F27515" w:rsidP="001D318F">
            <w:pPr>
              <w:spacing w:line="240" w:lineRule="atLeast"/>
              <w:rPr>
                <w:b/>
                <w:sz w:val="24"/>
              </w:rPr>
            </w:pPr>
          </w:p>
        </w:tc>
        <w:tc>
          <w:tcPr>
            <w:tcW w:w="2303" w:type="dxa"/>
          </w:tcPr>
          <w:p w14:paraId="7081F668" w14:textId="77777777" w:rsidR="00F27515" w:rsidRPr="001446D8" w:rsidRDefault="00F27515" w:rsidP="001D318F">
            <w:pPr>
              <w:spacing w:line="240" w:lineRule="atLeast"/>
              <w:rPr>
                <w:b/>
                <w:sz w:val="24"/>
              </w:rPr>
            </w:pPr>
          </w:p>
        </w:tc>
        <w:tc>
          <w:tcPr>
            <w:tcW w:w="2303" w:type="dxa"/>
          </w:tcPr>
          <w:p w14:paraId="44D6E2E6" w14:textId="77777777" w:rsidR="00F27515" w:rsidRPr="001446D8" w:rsidRDefault="00F27515" w:rsidP="001D318F">
            <w:pPr>
              <w:spacing w:line="240" w:lineRule="atLeast"/>
              <w:rPr>
                <w:b/>
                <w:sz w:val="24"/>
              </w:rPr>
            </w:pPr>
          </w:p>
        </w:tc>
        <w:tc>
          <w:tcPr>
            <w:tcW w:w="2303" w:type="dxa"/>
          </w:tcPr>
          <w:p w14:paraId="02CB79C9" w14:textId="77777777" w:rsidR="00F27515" w:rsidRPr="001446D8" w:rsidRDefault="00F27515" w:rsidP="001D318F">
            <w:pPr>
              <w:spacing w:line="240" w:lineRule="atLeast"/>
              <w:rPr>
                <w:b/>
                <w:sz w:val="24"/>
              </w:rPr>
            </w:pPr>
          </w:p>
        </w:tc>
      </w:tr>
      <w:tr w:rsidR="00F27515" w:rsidRPr="001446D8" w14:paraId="447FE104" w14:textId="77777777" w:rsidTr="001D318F">
        <w:trPr>
          <w:trHeight w:val="397"/>
        </w:trPr>
        <w:tc>
          <w:tcPr>
            <w:tcW w:w="2302" w:type="dxa"/>
          </w:tcPr>
          <w:p w14:paraId="03FFDB30" w14:textId="77777777" w:rsidR="00F27515" w:rsidRPr="001446D8" w:rsidRDefault="00F27515" w:rsidP="001D318F">
            <w:pPr>
              <w:spacing w:line="240" w:lineRule="atLeast"/>
              <w:rPr>
                <w:b/>
                <w:sz w:val="24"/>
              </w:rPr>
            </w:pPr>
          </w:p>
        </w:tc>
        <w:tc>
          <w:tcPr>
            <w:tcW w:w="2303" w:type="dxa"/>
          </w:tcPr>
          <w:p w14:paraId="09887A83" w14:textId="77777777" w:rsidR="00F27515" w:rsidRPr="001446D8" w:rsidRDefault="00F27515" w:rsidP="001D318F">
            <w:pPr>
              <w:spacing w:line="240" w:lineRule="atLeast"/>
              <w:rPr>
                <w:b/>
                <w:sz w:val="24"/>
              </w:rPr>
            </w:pPr>
          </w:p>
        </w:tc>
        <w:tc>
          <w:tcPr>
            <w:tcW w:w="2303" w:type="dxa"/>
          </w:tcPr>
          <w:p w14:paraId="53D09E4C" w14:textId="77777777" w:rsidR="00F27515" w:rsidRPr="001446D8" w:rsidRDefault="00F27515" w:rsidP="001D318F">
            <w:pPr>
              <w:spacing w:line="240" w:lineRule="atLeast"/>
              <w:rPr>
                <w:b/>
                <w:sz w:val="24"/>
              </w:rPr>
            </w:pPr>
          </w:p>
        </w:tc>
        <w:tc>
          <w:tcPr>
            <w:tcW w:w="2303" w:type="dxa"/>
          </w:tcPr>
          <w:p w14:paraId="0555B7FC" w14:textId="77777777" w:rsidR="00F27515" w:rsidRPr="001446D8" w:rsidRDefault="00F27515" w:rsidP="001D318F">
            <w:pPr>
              <w:spacing w:line="240" w:lineRule="atLeast"/>
              <w:rPr>
                <w:b/>
                <w:sz w:val="24"/>
              </w:rPr>
            </w:pPr>
          </w:p>
        </w:tc>
      </w:tr>
      <w:tr w:rsidR="00F27515" w:rsidRPr="001446D8" w14:paraId="6D81CC86" w14:textId="77777777" w:rsidTr="001D318F">
        <w:trPr>
          <w:trHeight w:val="397"/>
        </w:trPr>
        <w:tc>
          <w:tcPr>
            <w:tcW w:w="2302" w:type="dxa"/>
          </w:tcPr>
          <w:p w14:paraId="78E81F35" w14:textId="77777777" w:rsidR="00F27515" w:rsidRPr="001446D8" w:rsidRDefault="00F27515" w:rsidP="001D318F">
            <w:pPr>
              <w:spacing w:line="240" w:lineRule="atLeast"/>
              <w:rPr>
                <w:b/>
                <w:sz w:val="24"/>
              </w:rPr>
            </w:pPr>
          </w:p>
        </w:tc>
        <w:tc>
          <w:tcPr>
            <w:tcW w:w="2303" w:type="dxa"/>
          </w:tcPr>
          <w:p w14:paraId="7C021C67" w14:textId="77777777" w:rsidR="00F27515" w:rsidRPr="001446D8" w:rsidRDefault="00F27515" w:rsidP="001D318F">
            <w:pPr>
              <w:spacing w:line="240" w:lineRule="atLeast"/>
              <w:rPr>
                <w:b/>
                <w:sz w:val="24"/>
              </w:rPr>
            </w:pPr>
          </w:p>
        </w:tc>
        <w:tc>
          <w:tcPr>
            <w:tcW w:w="2303" w:type="dxa"/>
          </w:tcPr>
          <w:p w14:paraId="780887D6" w14:textId="77777777" w:rsidR="00F27515" w:rsidRPr="001446D8" w:rsidRDefault="00F27515" w:rsidP="001D318F">
            <w:pPr>
              <w:spacing w:line="240" w:lineRule="atLeast"/>
              <w:rPr>
                <w:b/>
                <w:sz w:val="24"/>
              </w:rPr>
            </w:pPr>
          </w:p>
        </w:tc>
        <w:tc>
          <w:tcPr>
            <w:tcW w:w="2303" w:type="dxa"/>
          </w:tcPr>
          <w:p w14:paraId="7A5016A6" w14:textId="77777777" w:rsidR="00F27515" w:rsidRPr="001446D8" w:rsidRDefault="00F27515" w:rsidP="001D318F">
            <w:pPr>
              <w:spacing w:line="240" w:lineRule="atLeast"/>
              <w:rPr>
                <w:b/>
                <w:sz w:val="24"/>
              </w:rPr>
            </w:pPr>
          </w:p>
        </w:tc>
      </w:tr>
      <w:tr w:rsidR="00F27515" w:rsidRPr="001446D8" w14:paraId="0668D963" w14:textId="77777777" w:rsidTr="001D318F">
        <w:trPr>
          <w:trHeight w:val="397"/>
        </w:trPr>
        <w:tc>
          <w:tcPr>
            <w:tcW w:w="2302" w:type="dxa"/>
          </w:tcPr>
          <w:p w14:paraId="27901203" w14:textId="77777777" w:rsidR="00F27515" w:rsidRPr="001446D8" w:rsidRDefault="00F27515" w:rsidP="001D318F">
            <w:pPr>
              <w:spacing w:line="240" w:lineRule="atLeast"/>
              <w:rPr>
                <w:b/>
                <w:sz w:val="24"/>
              </w:rPr>
            </w:pPr>
          </w:p>
        </w:tc>
        <w:tc>
          <w:tcPr>
            <w:tcW w:w="2303" w:type="dxa"/>
          </w:tcPr>
          <w:p w14:paraId="5D0FD521" w14:textId="77777777" w:rsidR="00F27515" w:rsidRPr="001446D8" w:rsidRDefault="00F27515" w:rsidP="001D318F">
            <w:pPr>
              <w:spacing w:line="240" w:lineRule="atLeast"/>
              <w:rPr>
                <w:b/>
                <w:sz w:val="24"/>
              </w:rPr>
            </w:pPr>
          </w:p>
        </w:tc>
        <w:tc>
          <w:tcPr>
            <w:tcW w:w="2303" w:type="dxa"/>
          </w:tcPr>
          <w:p w14:paraId="43703D3D" w14:textId="77777777" w:rsidR="00F27515" w:rsidRPr="001446D8" w:rsidRDefault="00F27515" w:rsidP="001D318F">
            <w:pPr>
              <w:spacing w:line="240" w:lineRule="atLeast"/>
              <w:rPr>
                <w:b/>
                <w:sz w:val="24"/>
              </w:rPr>
            </w:pPr>
          </w:p>
        </w:tc>
        <w:tc>
          <w:tcPr>
            <w:tcW w:w="2303" w:type="dxa"/>
          </w:tcPr>
          <w:p w14:paraId="43EA165D" w14:textId="77777777" w:rsidR="00F27515" w:rsidRPr="001446D8" w:rsidRDefault="00F27515" w:rsidP="001D318F">
            <w:pPr>
              <w:spacing w:line="240" w:lineRule="atLeast"/>
              <w:rPr>
                <w:b/>
                <w:sz w:val="24"/>
              </w:rPr>
            </w:pPr>
          </w:p>
        </w:tc>
      </w:tr>
      <w:tr w:rsidR="00F27515" w:rsidRPr="001446D8" w14:paraId="70EF08BC" w14:textId="77777777" w:rsidTr="001D318F">
        <w:trPr>
          <w:trHeight w:val="397"/>
        </w:trPr>
        <w:tc>
          <w:tcPr>
            <w:tcW w:w="2302" w:type="dxa"/>
          </w:tcPr>
          <w:p w14:paraId="7F685825" w14:textId="77777777" w:rsidR="00F27515" w:rsidRPr="001446D8" w:rsidRDefault="00F27515" w:rsidP="001D318F">
            <w:pPr>
              <w:spacing w:line="240" w:lineRule="atLeast"/>
              <w:rPr>
                <w:b/>
                <w:sz w:val="24"/>
              </w:rPr>
            </w:pPr>
          </w:p>
        </w:tc>
        <w:tc>
          <w:tcPr>
            <w:tcW w:w="2303" w:type="dxa"/>
          </w:tcPr>
          <w:p w14:paraId="610A7196" w14:textId="77777777" w:rsidR="00F27515" w:rsidRPr="001446D8" w:rsidRDefault="00F27515" w:rsidP="001D318F">
            <w:pPr>
              <w:spacing w:line="240" w:lineRule="atLeast"/>
              <w:rPr>
                <w:b/>
                <w:sz w:val="24"/>
              </w:rPr>
            </w:pPr>
          </w:p>
        </w:tc>
        <w:tc>
          <w:tcPr>
            <w:tcW w:w="2303" w:type="dxa"/>
          </w:tcPr>
          <w:p w14:paraId="68B461EE" w14:textId="77777777" w:rsidR="00F27515" w:rsidRPr="001446D8" w:rsidRDefault="00F27515" w:rsidP="001D318F">
            <w:pPr>
              <w:spacing w:line="240" w:lineRule="atLeast"/>
              <w:rPr>
                <w:b/>
                <w:sz w:val="24"/>
              </w:rPr>
            </w:pPr>
          </w:p>
        </w:tc>
        <w:tc>
          <w:tcPr>
            <w:tcW w:w="2303" w:type="dxa"/>
          </w:tcPr>
          <w:p w14:paraId="6B1DCA84" w14:textId="77777777" w:rsidR="00F27515" w:rsidRPr="001446D8" w:rsidRDefault="00F27515" w:rsidP="001D318F">
            <w:pPr>
              <w:spacing w:line="240" w:lineRule="atLeast"/>
              <w:rPr>
                <w:b/>
                <w:sz w:val="24"/>
              </w:rPr>
            </w:pPr>
          </w:p>
        </w:tc>
      </w:tr>
      <w:tr w:rsidR="00F27515" w:rsidRPr="001446D8" w:rsidDel="004D370F" w14:paraId="44AFF356" w14:textId="609BF3C1" w:rsidTr="001D318F">
        <w:trPr>
          <w:trHeight w:val="397"/>
          <w:del w:id="720" w:author="Erik Agrell" w:date="2015-12-15T11:10:00Z"/>
        </w:trPr>
        <w:tc>
          <w:tcPr>
            <w:tcW w:w="2302" w:type="dxa"/>
          </w:tcPr>
          <w:p w14:paraId="1D2F0BF6" w14:textId="52974469" w:rsidR="00F27515" w:rsidRPr="001446D8" w:rsidDel="004D370F" w:rsidRDefault="00F27515" w:rsidP="001D318F">
            <w:pPr>
              <w:spacing w:line="240" w:lineRule="atLeast"/>
              <w:rPr>
                <w:del w:id="721" w:author="Erik Agrell" w:date="2015-12-15T11:10:00Z"/>
                <w:b/>
                <w:sz w:val="24"/>
              </w:rPr>
            </w:pPr>
          </w:p>
        </w:tc>
        <w:tc>
          <w:tcPr>
            <w:tcW w:w="2303" w:type="dxa"/>
          </w:tcPr>
          <w:p w14:paraId="30EA92FE" w14:textId="102863E9" w:rsidR="00F27515" w:rsidRPr="001446D8" w:rsidDel="004D370F" w:rsidRDefault="00F27515" w:rsidP="001D318F">
            <w:pPr>
              <w:spacing w:line="240" w:lineRule="atLeast"/>
              <w:rPr>
                <w:del w:id="722" w:author="Erik Agrell" w:date="2015-12-15T11:10:00Z"/>
                <w:b/>
                <w:sz w:val="24"/>
              </w:rPr>
            </w:pPr>
          </w:p>
        </w:tc>
        <w:tc>
          <w:tcPr>
            <w:tcW w:w="2303" w:type="dxa"/>
          </w:tcPr>
          <w:p w14:paraId="3215DDB6" w14:textId="788DAD78" w:rsidR="00F27515" w:rsidRPr="001446D8" w:rsidDel="004D370F" w:rsidRDefault="00F27515" w:rsidP="001D318F">
            <w:pPr>
              <w:spacing w:line="240" w:lineRule="atLeast"/>
              <w:rPr>
                <w:del w:id="723" w:author="Erik Agrell" w:date="2015-12-15T11:10:00Z"/>
                <w:b/>
                <w:sz w:val="24"/>
              </w:rPr>
            </w:pPr>
          </w:p>
        </w:tc>
        <w:tc>
          <w:tcPr>
            <w:tcW w:w="2303" w:type="dxa"/>
          </w:tcPr>
          <w:p w14:paraId="0BE754E1" w14:textId="6E44CDE6" w:rsidR="00F27515" w:rsidRPr="001446D8" w:rsidDel="004D370F" w:rsidRDefault="00F27515" w:rsidP="001D318F">
            <w:pPr>
              <w:spacing w:line="240" w:lineRule="atLeast"/>
              <w:rPr>
                <w:del w:id="724" w:author="Erik Agrell" w:date="2015-12-15T11:10:00Z"/>
                <w:b/>
                <w:sz w:val="24"/>
              </w:rPr>
            </w:pPr>
          </w:p>
        </w:tc>
      </w:tr>
      <w:tr w:rsidR="00F27515" w:rsidRPr="001446D8" w:rsidDel="004D370F" w14:paraId="44432EC7" w14:textId="0F027C1B" w:rsidTr="001D318F">
        <w:trPr>
          <w:trHeight w:val="397"/>
          <w:del w:id="725" w:author="Erik Agrell" w:date="2015-12-15T11:10:00Z"/>
        </w:trPr>
        <w:tc>
          <w:tcPr>
            <w:tcW w:w="2302" w:type="dxa"/>
          </w:tcPr>
          <w:p w14:paraId="2D16FB8A" w14:textId="59E30F0D" w:rsidR="00F27515" w:rsidRPr="001446D8" w:rsidDel="004D370F" w:rsidRDefault="00F27515" w:rsidP="001D318F">
            <w:pPr>
              <w:spacing w:line="240" w:lineRule="atLeast"/>
              <w:rPr>
                <w:del w:id="726" w:author="Erik Agrell" w:date="2015-12-15T11:10:00Z"/>
                <w:b/>
                <w:sz w:val="24"/>
              </w:rPr>
            </w:pPr>
          </w:p>
        </w:tc>
        <w:tc>
          <w:tcPr>
            <w:tcW w:w="2303" w:type="dxa"/>
          </w:tcPr>
          <w:p w14:paraId="65BCBA0B" w14:textId="76C53AB0" w:rsidR="00F27515" w:rsidRPr="001446D8" w:rsidDel="004D370F" w:rsidRDefault="00F27515" w:rsidP="001D318F">
            <w:pPr>
              <w:spacing w:line="240" w:lineRule="atLeast"/>
              <w:rPr>
                <w:del w:id="727" w:author="Erik Agrell" w:date="2015-12-15T11:10:00Z"/>
                <w:b/>
                <w:sz w:val="24"/>
              </w:rPr>
            </w:pPr>
          </w:p>
        </w:tc>
        <w:tc>
          <w:tcPr>
            <w:tcW w:w="2303" w:type="dxa"/>
          </w:tcPr>
          <w:p w14:paraId="143A1AD4" w14:textId="07697165" w:rsidR="00F27515" w:rsidRPr="001446D8" w:rsidDel="004D370F" w:rsidRDefault="00F27515" w:rsidP="001D318F">
            <w:pPr>
              <w:spacing w:line="240" w:lineRule="atLeast"/>
              <w:rPr>
                <w:del w:id="728" w:author="Erik Agrell" w:date="2015-12-15T11:10:00Z"/>
                <w:b/>
                <w:sz w:val="24"/>
              </w:rPr>
            </w:pPr>
          </w:p>
        </w:tc>
        <w:tc>
          <w:tcPr>
            <w:tcW w:w="2303" w:type="dxa"/>
          </w:tcPr>
          <w:p w14:paraId="142400E6" w14:textId="732FE21E" w:rsidR="00F27515" w:rsidRPr="001446D8" w:rsidDel="004D370F" w:rsidRDefault="00F27515" w:rsidP="001D318F">
            <w:pPr>
              <w:spacing w:line="240" w:lineRule="atLeast"/>
              <w:rPr>
                <w:del w:id="729" w:author="Erik Agrell" w:date="2015-12-15T11:10:00Z"/>
                <w:b/>
                <w:sz w:val="24"/>
              </w:rPr>
            </w:pPr>
          </w:p>
        </w:tc>
      </w:tr>
      <w:tr w:rsidR="00F27515" w:rsidRPr="001446D8" w:rsidDel="004D370F" w14:paraId="4E8DBCBB" w14:textId="3ED47910" w:rsidTr="001D318F">
        <w:trPr>
          <w:trHeight w:val="397"/>
          <w:del w:id="730" w:author="Erik Agrell" w:date="2015-12-15T11:10:00Z"/>
        </w:trPr>
        <w:tc>
          <w:tcPr>
            <w:tcW w:w="2302" w:type="dxa"/>
          </w:tcPr>
          <w:p w14:paraId="60665D1C" w14:textId="6D5FDE2A" w:rsidR="00F27515" w:rsidRPr="001446D8" w:rsidDel="004D370F" w:rsidRDefault="00F27515" w:rsidP="001D318F">
            <w:pPr>
              <w:spacing w:line="240" w:lineRule="atLeast"/>
              <w:rPr>
                <w:del w:id="731" w:author="Erik Agrell" w:date="2015-12-15T11:10:00Z"/>
                <w:b/>
                <w:sz w:val="24"/>
              </w:rPr>
            </w:pPr>
          </w:p>
        </w:tc>
        <w:tc>
          <w:tcPr>
            <w:tcW w:w="2303" w:type="dxa"/>
          </w:tcPr>
          <w:p w14:paraId="520EECB0" w14:textId="11DAE09B" w:rsidR="00F27515" w:rsidRPr="001446D8" w:rsidDel="004D370F" w:rsidRDefault="00F27515" w:rsidP="001D318F">
            <w:pPr>
              <w:spacing w:line="240" w:lineRule="atLeast"/>
              <w:rPr>
                <w:del w:id="732" w:author="Erik Agrell" w:date="2015-12-15T11:10:00Z"/>
                <w:b/>
                <w:sz w:val="24"/>
              </w:rPr>
            </w:pPr>
          </w:p>
        </w:tc>
        <w:tc>
          <w:tcPr>
            <w:tcW w:w="2303" w:type="dxa"/>
          </w:tcPr>
          <w:p w14:paraId="219AFCE6" w14:textId="14E74ACA" w:rsidR="00F27515" w:rsidRPr="001446D8" w:rsidDel="004D370F" w:rsidRDefault="00F27515" w:rsidP="001D318F">
            <w:pPr>
              <w:spacing w:line="240" w:lineRule="atLeast"/>
              <w:rPr>
                <w:del w:id="733" w:author="Erik Agrell" w:date="2015-12-15T11:10:00Z"/>
                <w:b/>
                <w:sz w:val="24"/>
              </w:rPr>
            </w:pPr>
          </w:p>
        </w:tc>
        <w:tc>
          <w:tcPr>
            <w:tcW w:w="2303" w:type="dxa"/>
          </w:tcPr>
          <w:p w14:paraId="51E4B8AE" w14:textId="082CEEDE" w:rsidR="00F27515" w:rsidRPr="001446D8" w:rsidDel="004D370F" w:rsidRDefault="00F27515" w:rsidP="001D318F">
            <w:pPr>
              <w:spacing w:line="240" w:lineRule="atLeast"/>
              <w:rPr>
                <w:del w:id="734" w:author="Erik Agrell" w:date="2015-12-15T11:10:00Z"/>
                <w:b/>
                <w:sz w:val="24"/>
              </w:rPr>
            </w:pPr>
          </w:p>
        </w:tc>
      </w:tr>
      <w:tr w:rsidR="00F27515" w:rsidRPr="001446D8" w:rsidDel="004D370F" w14:paraId="0ACFEB6E" w14:textId="3B3DFADC" w:rsidTr="001D318F">
        <w:trPr>
          <w:trHeight w:val="397"/>
          <w:del w:id="735" w:author="Erik Agrell" w:date="2015-12-15T11:10:00Z"/>
        </w:trPr>
        <w:tc>
          <w:tcPr>
            <w:tcW w:w="2302" w:type="dxa"/>
          </w:tcPr>
          <w:p w14:paraId="2E8E43C0" w14:textId="7835406A" w:rsidR="00F27515" w:rsidRPr="001446D8" w:rsidDel="004D370F" w:rsidRDefault="00F27515" w:rsidP="001D318F">
            <w:pPr>
              <w:spacing w:line="240" w:lineRule="atLeast"/>
              <w:rPr>
                <w:del w:id="736" w:author="Erik Agrell" w:date="2015-12-15T11:10:00Z"/>
                <w:b/>
                <w:sz w:val="24"/>
              </w:rPr>
            </w:pPr>
          </w:p>
        </w:tc>
        <w:tc>
          <w:tcPr>
            <w:tcW w:w="2303" w:type="dxa"/>
          </w:tcPr>
          <w:p w14:paraId="22C9F338" w14:textId="2DF50809" w:rsidR="00F27515" w:rsidRPr="001446D8" w:rsidDel="004D370F" w:rsidRDefault="00F27515" w:rsidP="001D318F">
            <w:pPr>
              <w:spacing w:line="240" w:lineRule="atLeast"/>
              <w:rPr>
                <w:del w:id="737" w:author="Erik Agrell" w:date="2015-12-15T11:10:00Z"/>
                <w:b/>
                <w:sz w:val="24"/>
              </w:rPr>
            </w:pPr>
          </w:p>
        </w:tc>
        <w:tc>
          <w:tcPr>
            <w:tcW w:w="2303" w:type="dxa"/>
          </w:tcPr>
          <w:p w14:paraId="38847659" w14:textId="2C421FE8" w:rsidR="00F27515" w:rsidRPr="001446D8" w:rsidDel="004D370F" w:rsidRDefault="00F27515" w:rsidP="001D318F">
            <w:pPr>
              <w:spacing w:line="240" w:lineRule="atLeast"/>
              <w:rPr>
                <w:del w:id="738" w:author="Erik Agrell" w:date="2015-12-15T11:10:00Z"/>
                <w:b/>
                <w:sz w:val="24"/>
              </w:rPr>
            </w:pPr>
          </w:p>
        </w:tc>
        <w:tc>
          <w:tcPr>
            <w:tcW w:w="2303" w:type="dxa"/>
          </w:tcPr>
          <w:p w14:paraId="4CBD075A" w14:textId="7FCECA90" w:rsidR="00F27515" w:rsidRPr="001446D8" w:rsidDel="004D370F" w:rsidRDefault="00F27515" w:rsidP="001D318F">
            <w:pPr>
              <w:spacing w:line="240" w:lineRule="atLeast"/>
              <w:rPr>
                <w:del w:id="739" w:author="Erik Agrell" w:date="2015-12-15T11:10:00Z"/>
                <w:b/>
                <w:sz w:val="24"/>
              </w:rPr>
            </w:pPr>
          </w:p>
        </w:tc>
      </w:tr>
    </w:tbl>
    <w:p w14:paraId="6587855E" w14:textId="77777777" w:rsidR="00F27515" w:rsidRPr="001446D8" w:rsidRDefault="00F27515" w:rsidP="00F27515">
      <w:pPr>
        <w:spacing w:line="240" w:lineRule="atLeast"/>
        <w:rPr>
          <w:b/>
          <w:sz w:val="24"/>
        </w:rPr>
      </w:pPr>
    </w:p>
    <w:p w14:paraId="1B146003" w14:textId="77777777" w:rsidR="00F27515" w:rsidRPr="001446D8" w:rsidRDefault="00F27515" w:rsidP="00F27515">
      <w:pPr>
        <w:spacing w:line="240" w:lineRule="atLeast"/>
        <w:rPr>
          <w:sz w:val="24"/>
        </w:rPr>
      </w:pPr>
      <w:r w:rsidRPr="001446D8">
        <w:rPr>
          <w:sz w:val="24"/>
        </w:rPr>
        <w:t>Undre gränsfrekvensen uppmättes till …………… Hz</w:t>
      </w:r>
    </w:p>
    <w:p w14:paraId="77B4060A" w14:textId="77777777" w:rsidR="00F27515" w:rsidRPr="001446D8" w:rsidDel="006A7750" w:rsidRDefault="00F27515" w:rsidP="00F27515">
      <w:pPr>
        <w:spacing w:line="240" w:lineRule="atLeast"/>
        <w:rPr>
          <w:del w:id="740" w:author="Erik Agrell" w:date="2015-12-15T13:02:00Z"/>
          <w:sz w:val="24"/>
        </w:rPr>
      </w:pPr>
    </w:p>
    <w:p w14:paraId="50589B41" w14:textId="30E7FA91" w:rsidR="00F27515" w:rsidRPr="001446D8" w:rsidDel="006A7750" w:rsidRDefault="00F27515" w:rsidP="00F27515">
      <w:pPr>
        <w:spacing w:line="240" w:lineRule="atLeast"/>
        <w:rPr>
          <w:del w:id="741" w:author="Erik Agrell" w:date="2015-12-15T13:02:00Z"/>
          <w:sz w:val="24"/>
        </w:rPr>
      </w:pPr>
      <w:del w:id="742" w:author="Erik Agrell" w:date="2015-12-15T13:02:00Z">
        <w:r w:rsidRPr="001446D8" w:rsidDel="006A7750">
          <w:rPr>
            <w:sz w:val="24"/>
          </w:rPr>
          <w:delText xml:space="preserve">Övre gränsfrekvensen uppmättes till …………… </w:delText>
        </w:r>
      </w:del>
      <w:ins w:id="743" w:author="Cristian Bogdan Czegledi" w:date="2015-10-28T14:55:00Z">
        <w:del w:id="744" w:author="Erik Agrell" w:date="2015-12-15T13:02:00Z">
          <w:r w:rsidR="0011282B" w:rsidDel="006A7750">
            <w:rPr>
              <w:sz w:val="24"/>
            </w:rPr>
            <w:delText>M</w:delText>
          </w:r>
        </w:del>
      </w:ins>
      <w:del w:id="745" w:author="Erik Agrell" w:date="2015-12-15T13:02:00Z">
        <w:r w:rsidRPr="001446D8" w:rsidDel="006A7750">
          <w:rPr>
            <w:sz w:val="24"/>
          </w:rPr>
          <w:delText>kHz</w:delText>
        </w:r>
      </w:del>
    </w:p>
    <w:p w14:paraId="7248DC8F" w14:textId="77777777" w:rsidR="00F27515" w:rsidRPr="001446D8" w:rsidRDefault="00F27515" w:rsidP="00F27515">
      <w:pPr>
        <w:spacing w:line="240" w:lineRule="atLeast"/>
        <w:rPr>
          <w:sz w:val="24"/>
        </w:rPr>
      </w:pPr>
    </w:p>
    <w:p w14:paraId="704252E2" w14:textId="5E432AEA" w:rsidR="00F27515" w:rsidRPr="001446D8" w:rsidRDefault="00F55A78" w:rsidP="00F27515">
      <w:pPr>
        <w:spacing w:line="240" w:lineRule="atLeast"/>
        <w:rPr>
          <w:sz w:val="24"/>
        </w:rPr>
      </w:pPr>
      <w:r>
        <w:rPr>
          <w:noProof/>
          <w:lang w:val="en-US"/>
        </w:rPr>
        <mc:AlternateContent>
          <mc:Choice Requires="wps">
            <w:drawing>
              <wp:anchor distT="0" distB="0" distL="114300" distR="114300" simplePos="0" relativeHeight="251685376" behindDoc="0" locked="0" layoutInCell="1" allowOverlap="1" wp14:anchorId="1CA019F2" wp14:editId="22A46FC1">
                <wp:simplePos x="0" y="0"/>
                <wp:positionH relativeFrom="column">
                  <wp:posOffset>-1811655</wp:posOffset>
                </wp:positionH>
                <wp:positionV relativeFrom="paragraph">
                  <wp:posOffset>93345</wp:posOffset>
                </wp:positionV>
                <wp:extent cx="259715" cy="266700"/>
                <wp:effectExtent l="0" t="0" r="0" b="12700"/>
                <wp:wrapNone/>
                <wp:docPr id="27" name="Text Box 27"/>
                <wp:cNvGraphicFramePr/>
                <a:graphic xmlns:a="http://schemas.openxmlformats.org/drawingml/2006/main">
                  <a:graphicData uri="http://schemas.microsoft.com/office/word/2010/wordprocessingShape">
                    <wps:wsp>
                      <wps:cNvSpPr txBox="1"/>
                      <wps:spPr>
                        <a:xfrm>
                          <a:off x="0" y="0"/>
                          <a:ext cx="259715" cy="266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1B58C8F" w14:textId="77777777" w:rsidR="00D107F5" w:rsidRPr="00F52691" w:rsidRDefault="00D107F5" w:rsidP="00C8621B">
                            <w:pPr>
                              <w:spacing w:line="240" w:lineRule="atLeast"/>
                            </w:pPr>
                            <w:r>
                              <w:rPr>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A019F2" id="Text Box 27" o:spid="_x0000_s1034" type="#_x0000_t202" style="position:absolute;margin-left:-142.65pt;margin-top:7.35pt;width:20.45pt;height:21pt;z-index:251685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" filled="f" stroked="f">
                <v:textbox style="mso-fit-shape-to-text:t">
                  <w:txbxContent>
                    <w:p w14:paraId="31B58C8F" w14:textId="77777777" w:rsidR="006C47D2" w:rsidRPr="00F52691" w:rsidRDefault="006C47D2" w:rsidP="00C8621B">
                      <w:pPr>
                        <w:spacing w:line="240" w:lineRule="atLeast"/>
                      </w:pPr>
                      <w:r>
                        <w:rPr>
                          <w:sz w:val="24"/>
                        </w:rPr>
                        <w:t>–</w:t>
                      </w:r>
                    </w:p>
                  </w:txbxContent>
                </v:textbox>
              </v:shape>
            </w:pict>
          </mc:Fallback>
        </mc:AlternateContent>
      </w:r>
      <w:r w:rsidR="006511EA" w:rsidRPr="00C67CFC">
        <w:rPr>
          <w:noProof/>
          <w:sz w:val="24"/>
          <w:lang w:val="en-US"/>
        </w:rPr>
        <w:drawing>
          <wp:anchor distT="0" distB="0" distL="114300" distR="114300" simplePos="0" relativeHeight="251666944" behindDoc="0" locked="0" layoutInCell="1" allowOverlap="1" wp14:anchorId="6E31A0AC" wp14:editId="1B549E38">
            <wp:simplePos x="0" y="0"/>
            <wp:positionH relativeFrom="column">
              <wp:posOffset>5323205</wp:posOffset>
            </wp:positionH>
            <wp:positionV relativeFrom="paragraph">
              <wp:posOffset>417195</wp:posOffset>
            </wp:positionV>
            <wp:extent cx="815340" cy="8153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13">
                      <a:extLst>
                        <a:ext uri="{28A0092B-C50C-407E-A947-70E740481C1C}">
                          <a14:useLocalDpi xmlns:a14="http://schemas.microsoft.com/office/drawing/2010/main" val="0"/>
                        </a:ext>
                      </a:extLst>
                    </a:blip>
                    <a:stretch>
                      <a:fillRect/>
                    </a:stretch>
                  </pic:blipFill>
                  <pic:spPr>
                    <a:xfrm>
                      <a:off x="0" y="0"/>
                      <a:ext cx="815340" cy="8153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ins w:id="746" w:author="Erik Agrell" w:date="2015-10-14T17:35:00Z">
        <w:r w:rsidR="00C645F3">
          <w:rPr>
            <w:sz w:val="24"/>
          </w:rPr>
          <w:t>L</w:t>
        </w:r>
      </w:ins>
      <w:del w:id="747" w:author="Erik Agrell" w:date="2015-10-14T17:35:00Z">
        <w:r w:rsidR="0014499C" w:rsidDel="00C645F3">
          <w:rPr>
            <w:sz w:val="24"/>
          </w:rPr>
          <w:delText>Öppna labdatorns webbläsare och l</w:delText>
        </w:r>
      </w:del>
      <w:r w:rsidR="0014499C">
        <w:rPr>
          <w:sz w:val="24"/>
        </w:rPr>
        <w:t>yssna på radio eller musik</w:t>
      </w:r>
      <w:ins w:id="748" w:author="Erik Agrell" w:date="2015-10-14T17:35:00Z">
        <w:r w:rsidR="00C645F3">
          <w:rPr>
            <w:sz w:val="24"/>
          </w:rPr>
          <w:t xml:space="preserve"> i telefon eller dator</w:t>
        </w:r>
      </w:ins>
      <w:r w:rsidR="0014499C">
        <w:rPr>
          <w:sz w:val="24"/>
        </w:rPr>
        <w:t xml:space="preserve">. </w:t>
      </w:r>
      <w:del w:id="749" w:author="Erik Agrell" w:date="2015-12-15T13:03:00Z">
        <w:r w:rsidR="0014499C" w:rsidDel="006A7750">
          <w:rPr>
            <w:sz w:val="24"/>
          </w:rPr>
          <w:delText xml:space="preserve">Koppla </w:delText>
        </w:r>
      </w:del>
      <w:ins w:id="750" w:author="Erik Agrell" w:date="2015-12-15T13:03:00Z">
        <w:r w:rsidR="006A7750">
          <w:rPr>
            <w:sz w:val="24"/>
          </w:rPr>
          <w:t>Kortslut</w:t>
        </w:r>
      </w:ins>
      <w:ins w:id="751" w:author="Erik Agrell" w:date="2015-10-14T17:35:00Z">
        <w:r w:rsidR="00636311">
          <w:rPr>
            <w:sz w:val="24"/>
          </w:rPr>
          <w:t xml:space="preserve"> </w:t>
        </w:r>
        <w:r w:rsidR="00636311" w:rsidRPr="00636311">
          <w:rPr>
            <w:i/>
            <w:sz w:val="24"/>
            <w:rPrChange w:id="752" w:author="Erik Agrell" w:date="2015-10-14T17:36:00Z">
              <w:rPr>
                <w:sz w:val="24"/>
              </w:rPr>
            </w:rPrChange>
          </w:rPr>
          <w:t>R</w:t>
        </w:r>
        <w:r w:rsidR="00A95C21" w:rsidRPr="00A95C21">
          <w:rPr>
            <w:sz w:val="24"/>
            <w:vertAlign w:val="subscript"/>
          </w:rPr>
          <w:t>1</w:t>
        </w:r>
        <w:r w:rsidR="00636311">
          <w:rPr>
            <w:sz w:val="24"/>
          </w:rPr>
          <w:t xml:space="preserve"> och anslut musiken direkt till </w:t>
        </w:r>
        <w:r w:rsidR="00636311" w:rsidRPr="00636311">
          <w:rPr>
            <w:i/>
            <w:sz w:val="24"/>
            <w:rPrChange w:id="753" w:author="Erik Agrell" w:date="2015-10-14T17:37:00Z">
              <w:rPr>
                <w:sz w:val="24"/>
              </w:rPr>
            </w:rPrChange>
          </w:rPr>
          <w:t>C</w:t>
        </w:r>
        <w:r w:rsidR="00636311" w:rsidRPr="00636311">
          <w:rPr>
            <w:sz w:val="24"/>
            <w:vertAlign w:val="subscript"/>
            <w:rPrChange w:id="754" w:author="Erik Agrell" w:date="2015-10-14T17:37:00Z">
              <w:rPr>
                <w:sz w:val="24"/>
              </w:rPr>
            </w:rPrChange>
          </w:rPr>
          <w:t>1</w:t>
        </w:r>
        <w:r w:rsidR="00636311">
          <w:rPr>
            <w:sz w:val="24"/>
          </w:rPr>
          <w:t>.</w:t>
        </w:r>
      </w:ins>
      <w:del w:id="755" w:author="Erik Agrell" w:date="2015-10-14T17:36:00Z">
        <w:r w:rsidR="0014499C" w:rsidDel="00636311">
          <w:rPr>
            <w:sz w:val="24"/>
          </w:rPr>
          <w:delText xml:space="preserve">signalen från labdatorns ljudkort till </w:delText>
        </w:r>
        <w:r w:rsidR="00F27515" w:rsidRPr="001446D8" w:rsidDel="00636311">
          <w:rPr>
            <w:rFonts w:ascii="Arial" w:hAnsi="Arial"/>
            <w:sz w:val="24"/>
            <w:szCs w:val="24"/>
          </w:rPr>
          <w:delText>LINE IN</w:delText>
        </w:r>
        <w:r w:rsidR="0014499C" w:rsidDel="00636311">
          <w:rPr>
            <w:rFonts w:ascii="Arial" w:hAnsi="Arial"/>
            <w:sz w:val="24"/>
            <w:szCs w:val="24"/>
          </w:rPr>
          <w:delText>.</w:delText>
        </w:r>
      </w:del>
      <w:r w:rsidR="00F27515" w:rsidRPr="001446D8">
        <w:rPr>
          <w:sz w:val="24"/>
        </w:rPr>
        <w:t xml:space="preserve"> Lyssna dels direkt från </w:t>
      </w:r>
      <w:ins w:id="756" w:author="Erik Agrell" w:date="2015-10-14T17:36:00Z">
        <w:r w:rsidR="00636311">
          <w:rPr>
            <w:sz w:val="24"/>
          </w:rPr>
          <w:t>telefonen/</w:t>
        </w:r>
      </w:ins>
      <w:r w:rsidR="00F27515" w:rsidRPr="001446D8">
        <w:rPr>
          <w:sz w:val="24"/>
        </w:rPr>
        <w:t>datorn och dels efter den egna effektförstärkaren. Har ljudet försämrats</w:t>
      </w:r>
      <w:r w:rsidR="00B97D60">
        <w:rPr>
          <w:sz w:val="24"/>
        </w:rPr>
        <w:t xml:space="preserve"> eller förbättra</w:t>
      </w:r>
      <w:r w:rsidR="00945E68">
        <w:rPr>
          <w:sz w:val="24"/>
        </w:rPr>
        <w:t>t</w:t>
      </w:r>
      <w:r w:rsidR="00B97D60">
        <w:rPr>
          <w:sz w:val="24"/>
        </w:rPr>
        <w:t>s</w:t>
      </w:r>
      <w:r w:rsidR="00F27515" w:rsidRPr="001446D8">
        <w:rPr>
          <w:sz w:val="24"/>
        </w:rPr>
        <w:t>?</w:t>
      </w:r>
    </w:p>
    <w:p w14:paraId="3B728889" w14:textId="77777777" w:rsidR="00F27515" w:rsidRDefault="00F27515" w:rsidP="00F27515">
      <w:pPr>
        <w:spacing w:line="240" w:lineRule="atLeast"/>
        <w:rPr>
          <w:sz w:val="24"/>
        </w:rPr>
      </w:pPr>
    </w:p>
    <w:p w14:paraId="3A01CF3B" w14:textId="1A735DF1" w:rsidR="006511EA" w:rsidRPr="001446D8" w:rsidRDefault="006511EA" w:rsidP="00F27515">
      <w:pPr>
        <w:spacing w:line="240" w:lineRule="atLeast"/>
        <w:rPr>
          <w:sz w:val="24"/>
        </w:rPr>
      </w:pPr>
      <w:proofErr w:type="spellStart"/>
      <w:r w:rsidRPr="00C67CFC">
        <w:rPr>
          <w:b/>
          <w:sz w:val="24"/>
        </w:rPr>
        <w:t>Checkpoint</w:t>
      </w:r>
      <w:proofErr w:type="spellEnd"/>
      <w:r w:rsidRPr="00C67CFC">
        <w:rPr>
          <w:b/>
          <w:sz w:val="24"/>
        </w:rPr>
        <w:t xml:space="preserve">. </w:t>
      </w:r>
      <w:r w:rsidR="0014499C">
        <w:rPr>
          <w:sz w:val="24"/>
        </w:rPr>
        <w:t xml:space="preserve">Spela upp ljudet genom effektförstärkaren </w:t>
      </w:r>
      <w:r>
        <w:rPr>
          <w:sz w:val="24"/>
        </w:rPr>
        <w:t>för assistenten.</w:t>
      </w:r>
    </w:p>
    <w:p w14:paraId="1CB1C659" w14:textId="5B61441C" w:rsidR="00F27515" w:rsidRPr="001446D8" w:rsidRDefault="001446D8" w:rsidP="00B415FD">
      <w:pPr>
        <w:pStyle w:val="Heading2"/>
      </w:pPr>
      <w:r w:rsidRPr="001446D8">
        <w:t>Redovisning i rapporten</w:t>
      </w:r>
    </w:p>
    <w:p w14:paraId="6B13090A" w14:textId="11F48429" w:rsidR="00F27515" w:rsidRPr="001446D8" w:rsidRDefault="00F27515" w:rsidP="00F27515">
      <w:pPr>
        <w:spacing w:line="240" w:lineRule="atLeast"/>
        <w:rPr>
          <w:sz w:val="24"/>
        </w:rPr>
      </w:pPr>
      <w:r w:rsidRPr="001446D8">
        <w:rPr>
          <w:sz w:val="24"/>
        </w:rPr>
        <w:t>Manuella beräkninga</w:t>
      </w:r>
      <w:r w:rsidR="00945E68">
        <w:rPr>
          <w:sz w:val="24"/>
        </w:rPr>
        <w:t xml:space="preserve">r och simuleringsresultat från </w:t>
      </w:r>
      <w:r w:rsidRPr="001446D8">
        <w:rPr>
          <w:sz w:val="24"/>
        </w:rPr>
        <w:t>Spice-simuleringarna skall redovisas. Resultat från mätningarna skall redovisas i form av data och plottade kurvor.</w:t>
      </w:r>
    </w:p>
    <w:p w14:paraId="38F63135" w14:textId="62ED8136" w:rsidR="00F27515" w:rsidRPr="001446D8" w:rsidRDefault="00F27515" w:rsidP="00B415FD">
      <w:pPr>
        <w:pStyle w:val="Heading1"/>
        <w:rPr>
          <w:bCs/>
        </w:rPr>
      </w:pPr>
      <w:r w:rsidRPr="001446D8">
        <w:lastRenderedPageBreak/>
        <w:t>Laboration nr 6, LP-filter och funktionstest</w:t>
      </w:r>
    </w:p>
    <w:p w14:paraId="1125AECF" w14:textId="77777777" w:rsidR="00F27515" w:rsidRPr="001446D8" w:rsidRDefault="00F27515" w:rsidP="005E529C">
      <w:pPr>
        <w:spacing w:line="240" w:lineRule="atLeast"/>
        <w:rPr>
          <w:sz w:val="24"/>
        </w:rPr>
      </w:pPr>
      <w:r w:rsidRPr="001446D8">
        <w:rPr>
          <w:sz w:val="24"/>
        </w:rPr>
        <w:t>I den sjätte laborationen skall vi bygga LP-filter och funktionstesta hela konstruktionen.</w:t>
      </w:r>
    </w:p>
    <w:p w14:paraId="6CAA669D" w14:textId="3EDB430A" w:rsidR="00127544" w:rsidRDefault="00F55A78" w:rsidP="00CF05DC">
      <w:pPr>
        <w:pStyle w:val="figure"/>
        <w:rPr>
          <w:sz w:val="24"/>
        </w:rPr>
      </w:pPr>
      <w:del w:id="757" w:author="Li Yan" w:date="2015-10-31T11:34:00Z">
        <w:r w:rsidDel="00141753">
          <w:rPr>
            <w:noProof/>
            <w:sz w:val="24"/>
            <w:lang w:val="en-US"/>
            <w:rPrChange w:id="758" w:author="Unknown">
              <w:rPr>
                <w:noProof/>
                <w:lang w:val="en-US"/>
              </w:rPr>
            </w:rPrChange>
          </w:rPr>
          <w:drawing>
            <wp:inline distT="0" distB="0" distL="0" distR="0" wp14:anchorId="584D0E54" wp14:editId="246D454A">
              <wp:extent cx="6120765" cy="467487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lab6.png"/>
                      <pic:cNvPicPr/>
                    </pic:nvPicPr>
                    <pic:blipFill>
                      <a:blip r:embed="rId68">
                        <a:extLst>
                          <a:ext uri="{28A0092B-C50C-407E-A947-70E740481C1C}">
                            <a14:useLocalDpi xmlns:a14="http://schemas.microsoft.com/office/drawing/2010/main" val="0"/>
                          </a:ext>
                        </a:extLst>
                      </a:blip>
                      <a:stretch>
                        <a:fillRect/>
                      </a:stretch>
                    </pic:blipFill>
                    <pic:spPr>
                      <a:xfrm>
                        <a:off x="0" y="0"/>
                        <a:ext cx="6120765" cy="4674870"/>
                      </a:xfrm>
                      <a:prstGeom prst="rect">
                        <a:avLst/>
                      </a:prstGeom>
                    </pic:spPr>
                  </pic:pic>
                </a:graphicData>
              </a:graphic>
            </wp:inline>
          </w:drawing>
        </w:r>
      </w:del>
      <w:ins w:id="759" w:author="Li Yan" w:date="2015-10-31T11:35:00Z">
        <w:r w:rsidR="00141753">
          <w:rPr>
            <w:noProof/>
            <w:sz w:val="24"/>
            <w:lang w:val="en-US"/>
            <w:rPrChange w:id="760" w:author="Unknown">
              <w:rPr>
                <w:noProof/>
                <w:lang w:val="en-US"/>
              </w:rPr>
            </w:rPrChange>
          </w:rPr>
          <w:drawing>
            <wp:inline distT="0" distB="0" distL="0" distR="0" wp14:anchorId="7CA79F16" wp14:editId="69EA46A9">
              <wp:extent cx="6120765" cy="4674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e_lab6.png"/>
                      <pic:cNvPicPr/>
                    </pic:nvPicPr>
                    <pic:blipFill>
                      <a:blip r:embed="rId69">
                        <a:extLst>
                          <a:ext uri="{28A0092B-C50C-407E-A947-70E740481C1C}">
                            <a14:useLocalDpi xmlns:a14="http://schemas.microsoft.com/office/drawing/2010/main" val="0"/>
                          </a:ext>
                        </a:extLst>
                      </a:blip>
                      <a:stretch>
                        <a:fillRect/>
                      </a:stretch>
                    </pic:blipFill>
                    <pic:spPr>
                      <a:xfrm>
                        <a:off x="0" y="0"/>
                        <a:ext cx="6120765" cy="4674870"/>
                      </a:xfrm>
                      <a:prstGeom prst="rect">
                        <a:avLst/>
                      </a:prstGeom>
                    </pic:spPr>
                  </pic:pic>
                </a:graphicData>
              </a:graphic>
            </wp:inline>
          </w:drawing>
        </w:r>
      </w:ins>
    </w:p>
    <w:p w14:paraId="56DF53C3" w14:textId="7A7D3B27" w:rsidR="00F27515" w:rsidRDefault="00F27515" w:rsidP="00CF05DC">
      <w:pPr>
        <w:pStyle w:val="Caption"/>
        <w:rPr>
          <w:sz w:val="32"/>
          <w:szCs w:val="32"/>
        </w:rPr>
      </w:pPr>
      <w:r w:rsidRPr="001446D8">
        <w:t>Fig</w:t>
      </w:r>
      <w:ins w:id="761" w:author="Erik Agrell" w:date="2015-10-27T22:54:00Z">
        <w:r w:rsidR="00EB31B8">
          <w:t>.</w:t>
        </w:r>
      </w:ins>
      <w:r w:rsidRPr="001446D8">
        <w:t xml:space="preserve"> 6.1. Nu är slutligen alla</w:t>
      </w:r>
      <w:r w:rsidR="00C50C24">
        <w:t xml:space="preserve"> </w:t>
      </w:r>
      <w:r w:rsidR="00ED6DCD" w:rsidRPr="001446D8">
        <w:t>delsystem</w:t>
      </w:r>
      <w:r w:rsidRPr="001446D8">
        <w:t xml:space="preserve"> markerade.</w:t>
      </w:r>
      <w:r w:rsidRPr="001446D8">
        <w:rPr>
          <w:sz w:val="32"/>
          <w:szCs w:val="32"/>
        </w:rPr>
        <w:t xml:space="preserve"> </w:t>
      </w:r>
    </w:p>
    <w:p w14:paraId="70191417" w14:textId="6AA9AC30" w:rsidR="00F27515" w:rsidRPr="001446D8" w:rsidDel="00A95C21" w:rsidRDefault="00621F7A" w:rsidP="00CF05DC">
      <w:pPr>
        <w:pStyle w:val="figure"/>
        <w:rPr>
          <w:del w:id="762" w:author="Erik Agrell" w:date="2015-10-20T20:15:00Z"/>
          <w:sz w:val="24"/>
        </w:rPr>
      </w:pPr>
      <w:del w:id="763" w:author="Erik Agrell" w:date="2015-10-20T20:15:00Z">
        <w:r w:rsidRPr="00C67CFC" w:rsidDel="00A95C21">
          <w:rPr>
            <w:noProof/>
            <w:lang w:val="en-US"/>
          </w:rPr>
          <w:drawing>
            <wp:inline distT="0" distB="0" distL="0" distR="0" wp14:anchorId="1413D593" wp14:editId="15981B1F">
              <wp:extent cx="5753100" cy="2908300"/>
              <wp:effectExtent l="0" t="0" r="0" b="12700"/>
              <wp:docPr id="35" name="Picture 1" descr="Filter_Lab5_strip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ter_Lab5_strippa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2908300"/>
                      </a:xfrm>
                      <a:prstGeom prst="rect">
                        <a:avLst/>
                      </a:prstGeom>
                      <a:noFill/>
                      <a:ln>
                        <a:noFill/>
                      </a:ln>
                    </pic:spPr>
                  </pic:pic>
                </a:graphicData>
              </a:graphic>
            </wp:inline>
          </w:drawing>
        </w:r>
      </w:del>
    </w:p>
    <w:p w14:paraId="0D24985D" w14:textId="6860F526" w:rsidR="00F27515" w:rsidRPr="001446D8" w:rsidDel="00A95C21" w:rsidRDefault="00F27515" w:rsidP="00CF05DC">
      <w:pPr>
        <w:pStyle w:val="Caption"/>
        <w:rPr>
          <w:del w:id="764" w:author="Erik Agrell" w:date="2015-10-20T20:15:00Z"/>
        </w:rPr>
      </w:pPr>
      <w:del w:id="765" w:author="Erik Agrell" w:date="2015-10-20T20:15:00Z">
        <w:r w:rsidRPr="001446D8" w:rsidDel="00A95C21">
          <w:delText>Figur 6.2. Kretsschema för lågpassfiltret.</w:delText>
        </w:r>
      </w:del>
    </w:p>
    <w:p w14:paraId="38EEBEDE" w14:textId="5E45BAFA" w:rsidR="00CF05DC" w:rsidRPr="001446D8" w:rsidRDefault="00CF05DC" w:rsidP="008A5563">
      <w:pPr>
        <w:pStyle w:val="Heading2"/>
        <w:tabs>
          <w:tab w:val="left" w:pos="8440"/>
        </w:tabs>
        <w:rPr>
          <w:bCs/>
        </w:rPr>
      </w:pPr>
      <w:r w:rsidRPr="001446D8">
        <w:t>LP-filter</w:t>
      </w:r>
      <w:r w:rsidR="008A5563">
        <w:tab/>
      </w:r>
    </w:p>
    <w:p w14:paraId="2947C437" w14:textId="31F8B2C1" w:rsidR="00F27515" w:rsidRPr="001446D8" w:rsidRDefault="00F27515" w:rsidP="00F27515">
      <w:pPr>
        <w:spacing w:line="240" w:lineRule="atLeast"/>
        <w:rPr>
          <w:sz w:val="24"/>
        </w:rPr>
      </w:pPr>
      <w:r w:rsidRPr="001446D8">
        <w:rPr>
          <w:sz w:val="24"/>
        </w:rPr>
        <w:t xml:space="preserve">Ett aktivt fjärdegrads </w:t>
      </w:r>
      <w:proofErr w:type="spellStart"/>
      <w:r w:rsidRPr="001446D8">
        <w:rPr>
          <w:sz w:val="24"/>
        </w:rPr>
        <w:t>lågpass</w:t>
      </w:r>
      <w:proofErr w:type="spellEnd"/>
      <w:r w:rsidRPr="001446D8">
        <w:rPr>
          <w:sz w:val="24"/>
        </w:rPr>
        <w:t xml:space="preserve"> </w:t>
      </w:r>
      <w:proofErr w:type="spellStart"/>
      <w:r w:rsidRPr="001446D8">
        <w:rPr>
          <w:sz w:val="24"/>
        </w:rPr>
        <w:t>Butterworthfilter</w:t>
      </w:r>
      <w:proofErr w:type="spellEnd"/>
      <w:r w:rsidRPr="001446D8">
        <w:rPr>
          <w:sz w:val="24"/>
        </w:rPr>
        <w:t xml:space="preserve"> kan konstrueras </w:t>
      </w:r>
      <w:del w:id="766" w:author="Erik Agrell" w:date="2015-10-20T20:15:00Z">
        <w:r w:rsidRPr="001446D8" w:rsidDel="00A95C21">
          <w:rPr>
            <w:sz w:val="24"/>
          </w:rPr>
          <w:delText>enligt figur</w:delText>
        </w:r>
        <w:r w:rsidR="00CF05DC" w:rsidDel="00A95C21">
          <w:rPr>
            <w:sz w:val="24"/>
          </w:rPr>
          <w:delText xml:space="preserve"> 6.2</w:delText>
        </w:r>
      </w:del>
      <w:ins w:id="767" w:author="Erik Agrell" w:date="2015-10-20T20:15:00Z">
        <w:r w:rsidR="00A95C21">
          <w:rPr>
            <w:sz w:val="24"/>
          </w:rPr>
          <w:t xml:space="preserve">genom att kaskadkoppla </w:t>
        </w:r>
      </w:ins>
      <w:ins w:id="768" w:author="Erik Agrell" w:date="2015-10-20T20:16:00Z">
        <w:r w:rsidR="00A95C21">
          <w:rPr>
            <w:sz w:val="24"/>
          </w:rPr>
          <w:t xml:space="preserve">två </w:t>
        </w:r>
        <w:proofErr w:type="spellStart"/>
        <w:r w:rsidR="00A95C21">
          <w:rPr>
            <w:sz w:val="24"/>
          </w:rPr>
          <w:t>Sallen</w:t>
        </w:r>
        <w:proofErr w:type="spellEnd"/>
        <w:r w:rsidR="00A95C21">
          <w:rPr>
            <w:sz w:val="24"/>
          </w:rPr>
          <w:t>–</w:t>
        </w:r>
        <w:proofErr w:type="spellStart"/>
        <w:r w:rsidR="00A95C21">
          <w:rPr>
            <w:sz w:val="24"/>
          </w:rPr>
          <w:t>Key</w:t>
        </w:r>
        <w:proofErr w:type="spellEnd"/>
        <w:r w:rsidR="00A95C21">
          <w:rPr>
            <w:sz w:val="24"/>
          </w:rPr>
          <w:t>-länkar</w:t>
        </w:r>
      </w:ins>
      <w:r w:rsidRPr="001446D8">
        <w:rPr>
          <w:sz w:val="24"/>
        </w:rPr>
        <w:t>. Vi skall arbeta med en samplingsfrekvens på drygt 24 kHz</w:t>
      </w:r>
      <w:r w:rsidR="008A5563">
        <w:rPr>
          <w:sz w:val="24"/>
        </w:rPr>
        <w:t xml:space="preserve"> (vilket du förhoppningsvis redan har kommit fram till)</w:t>
      </w:r>
      <w:r w:rsidRPr="001446D8">
        <w:rPr>
          <w:sz w:val="24"/>
        </w:rPr>
        <w:t xml:space="preserve"> och behöver därför ett LP-filter med övre gränsfrekvensen på halva samplingsfrekvensen dvs</w:t>
      </w:r>
      <w:r w:rsidR="0014499C">
        <w:rPr>
          <w:sz w:val="24"/>
        </w:rPr>
        <w:t xml:space="preserve"> </w:t>
      </w:r>
      <w:r w:rsidR="008A5563">
        <w:rPr>
          <w:sz w:val="24"/>
        </w:rPr>
        <w:t>12 kHz, vilket stämmer med det önskade frekvensomfånget (sid 1).</w:t>
      </w:r>
    </w:p>
    <w:p w14:paraId="32EDD8BD" w14:textId="4F55C5F1" w:rsidR="00F27515" w:rsidRDefault="00127544" w:rsidP="00B415FD">
      <w:pPr>
        <w:pStyle w:val="Heading2"/>
      </w:pPr>
      <w:r>
        <w:t>Läsanvisningar</w:t>
      </w:r>
    </w:p>
    <w:p w14:paraId="594F394B" w14:textId="0719F2B6" w:rsidR="00127544" w:rsidRPr="00127544" w:rsidRDefault="00127544" w:rsidP="00F27515">
      <w:pPr>
        <w:spacing w:line="240" w:lineRule="atLeast"/>
        <w:rPr>
          <w:sz w:val="24"/>
        </w:rPr>
      </w:pPr>
      <w:r w:rsidRPr="00127544">
        <w:rPr>
          <w:sz w:val="24"/>
        </w:rPr>
        <w:t xml:space="preserve">Läs om </w:t>
      </w:r>
      <w:r>
        <w:rPr>
          <w:sz w:val="24"/>
        </w:rPr>
        <w:t>felsökning i Molins ”Analog elektronik”, 2009, avsnitt 4.5.</w:t>
      </w:r>
    </w:p>
    <w:p w14:paraId="69A0A818" w14:textId="2E482599" w:rsidR="00F27515" w:rsidRPr="001446D8" w:rsidRDefault="00F27515" w:rsidP="00B415FD">
      <w:pPr>
        <w:pStyle w:val="Heading2"/>
      </w:pPr>
      <w:r w:rsidRPr="001446D8">
        <w:t>Förberedelseuppgifter</w:t>
      </w:r>
    </w:p>
    <w:p w14:paraId="471C1020" w14:textId="249F2945" w:rsidR="00F27515" w:rsidRPr="00443A0B" w:rsidRDefault="007771BA" w:rsidP="000F486C">
      <w:pPr>
        <w:pStyle w:val="List"/>
      </w:pPr>
      <w:r>
        <w:t>6.1</w:t>
      </w:r>
      <w:r w:rsidR="000F486C">
        <w:tab/>
      </w:r>
      <w:r w:rsidR="00F27515" w:rsidRPr="0044669D">
        <w:t>Dimensionera</w:t>
      </w:r>
      <w:r w:rsidR="00F27515" w:rsidRPr="00443A0B">
        <w:t xml:space="preserve"> ett fjärdegrads aktivt </w:t>
      </w:r>
      <w:proofErr w:type="spellStart"/>
      <w:r w:rsidR="00F27515" w:rsidRPr="00443A0B">
        <w:t>Butterworth</w:t>
      </w:r>
      <w:proofErr w:type="spellEnd"/>
      <w:r w:rsidR="00F27515" w:rsidRPr="00443A0B">
        <w:t xml:space="preserve"> </w:t>
      </w:r>
      <w:proofErr w:type="spellStart"/>
      <w:r w:rsidR="00F27515" w:rsidRPr="00443A0B">
        <w:t>lågpassfilter</w:t>
      </w:r>
      <w:proofErr w:type="spellEnd"/>
      <w:r w:rsidR="00F27515" w:rsidRPr="00443A0B">
        <w:t xml:space="preserve"> med gränsfrekvensen 12 kHz. Kaskadkoppla två andragradslänkar med hjälp av </w:t>
      </w:r>
      <w:del w:id="769" w:author="Erik Agrell" w:date="2015-10-20T20:20:00Z">
        <w:r w:rsidR="00F27515" w:rsidRPr="00443A0B" w:rsidDel="00A95C21">
          <w:delText xml:space="preserve">två stycken </w:delText>
        </w:r>
      </w:del>
      <w:ins w:id="770" w:author="Erik Agrell" w:date="2015-12-13T22:03:00Z">
        <w:r w:rsidR="00D66843">
          <w:t>kretsen</w:t>
        </w:r>
      </w:ins>
      <w:del w:id="771" w:author="Erik Agrell" w:date="2015-12-13T22:03:00Z">
        <w:r w:rsidR="00F27515" w:rsidRPr="00443A0B" w:rsidDel="00D66843">
          <w:delText>operationsförstärkare</w:delText>
        </w:r>
      </w:del>
      <w:r w:rsidR="00F27515" w:rsidRPr="00443A0B">
        <w:t xml:space="preserve"> TL07</w:t>
      </w:r>
      <w:ins w:id="772" w:author="Erik Agrell" w:date="2015-10-20T20:20:00Z">
        <w:r w:rsidR="00A95C21">
          <w:t>2</w:t>
        </w:r>
      </w:ins>
      <w:ins w:id="773" w:author="Erik Agrell" w:date="2015-12-13T22:03:00Z">
        <w:r w:rsidR="00D66843">
          <w:t>, i vilken båda operationsförstärkarna kan användas</w:t>
        </w:r>
      </w:ins>
      <w:del w:id="774" w:author="Erik Agrell" w:date="2015-10-20T20:20:00Z">
        <w:r w:rsidR="00F27515" w:rsidRPr="00443A0B" w:rsidDel="00A95C21">
          <w:delText>1</w:delText>
        </w:r>
      </w:del>
      <w:r w:rsidR="00F27515" w:rsidRPr="00443A0B">
        <w:t xml:space="preserve">. Välj </w:t>
      </w:r>
      <w:r w:rsidR="008A5563">
        <w:t xml:space="preserve">motstånd mellan 1 </w:t>
      </w:r>
      <w:ins w:id="775" w:author="Erik Agrell" w:date="2015-10-27T23:10:00Z">
        <w:r w:rsidR="00BF2AE5" w:rsidRPr="004C45CE">
          <w:rPr>
            <w:rFonts w:ascii="Times" w:hAnsi="Times"/>
          </w:rPr>
          <w:t>k</w:t>
        </w:r>
        <w:r w:rsidR="00BF2AE5" w:rsidRPr="004C45CE">
          <w:rPr>
            <w:rFonts w:ascii="Symbol" w:hAnsi="Symbol"/>
          </w:rPr>
          <w:t></w:t>
        </w:r>
        <w:r w:rsidR="00BF2AE5">
          <w:rPr>
            <w:rFonts w:ascii="Symbol" w:hAnsi="Symbol"/>
          </w:rPr>
          <w:t></w:t>
        </w:r>
      </w:ins>
      <w:r w:rsidR="008A5563">
        <w:t xml:space="preserve">och 10 </w:t>
      </w:r>
      <w:r w:rsidR="008A5563" w:rsidRPr="004C45CE">
        <w:rPr>
          <w:rFonts w:ascii="Times" w:hAnsi="Times"/>
        </w:rPr>
        <w:t>k</w:t>
      </w:r>
      <w:r w:rsidR="008A5563" w:rsidRPr="004C45CE">
        <w:rPr>
          <w:rFonts w:ascii="Symbol" w:hAnsi="Symbol"/>
        </w:rPr>
        <w:t></w:t>
      </w:r>
      <w:r w:rsidR="008A5563">
        <w:rPr>
          <w:rFonts w:ascii="Symbol" w:hAnsi="Symbol"/>
        </w:rPr>
        <w:t></w:t>
      </w:r>
      <w:r w:rsidR="008A5563">
        <w:t xml:space="preserve">och kondensatorer mellan 1 </w:t>
      </w:r>
      <w:proofErr w:type="spellStart"/>
      <w:ins w:id="776" w:author="Erik Agrell" w:date="2015-10-27T23:10:00Z">
        <w:r w:rsidR="00BF2AE5">
          <w:t>nF</w:t>
        </w:r>
        <w:proofErr w:type="spellEnd"/>
        <w:r w:rsidR="00BF2AE5">
          <w:t xml:space="preserve"> </w:t>
        </w:r>
      </w:ins>
      <w:r w:rsidR="008A5563">
        <w:t xml:space="preserve">och 33 </w:t>
      </w:r>
      <w:proofErr w:type="spellStart"/>
      <w:r w:rsidR="008A5563">
        <w:t>nF</w:t>
      </w:r>
      <w:proofErr w:type="spellEnd"/>
      <w:r w:rsidR="008A5563">
        <w:t xml:space="preserve">. </w:t>
      </w:r>
      <w:r w:rsidR="003916D2">
        <w:t xml:space="preserve">(Ledtråd: de två </w:t>
      </w:r>
      <w:ins w:id="777" w:author="Erik Agrell" w:date="2015-10-20T20:20:00Z">
        <w:r w:rsidR="00A95C21">
          <w:t>andragrads</w:t>
        </w:r>
      </w:ins>
      <w:r w:rsidR="003916D2">
        <w:t>länkarna</w:t>
      </w:r>
      <w:del w:id="778" w:author="Erik Agrell" w:date="2015-10-20T20:20:00Z">
        <w:r w:rsidR="003916D2" w:rsidDel="00A95C21">
          <w:delText xml:space="preserve"> i figur 6.2</w:delText>
        </w:r>
      </w:del>
      <w:r w:rsidR="003916D2">
        <w:t xml:space="preserve"> skall vara olika!)</w:t>
      </w:r>
    </w:p>
    <w:p w14:paraId="0CD27CEA" w14:textId="44451797" w:rsidR="00F27515" w:rsidRPr="00443A0B" w:rsidRDefault="007771BA" w:rsidP="000F486C">
      <w:pPr>
        <w:pStyle w:val="List"/>
      </w:pPr>
      <w:r>
        <w:t>6.2</w:t>
      </w:r>
      <w:r w:rsidR="000F486C">
        <w:tab/>
      </w:r>
      <w:r w:rsidR="00F27515" w:rsidRPr="00443A0B">
        <w:t xml:space="preserve">Simulera i Spice och välj lämpliga standardvärden på resistorer </w:t>
      </w:r>
      <w:r w:rsidR="0014499C" w:rsidRPr="00443A0B">
        <w:t xml:space="preserve">ur E12-serien </w:t>
      </w:r>
      <w:r w:rsidR="00F27515" w:rsidRPr="00443A0B">
        <w:t>o</w:t>
      </w:r>
      <w:r w:rsidR="00EC045E" w:rsidRPr="00443A0B">
        <w:t xml:space="preserve">ch kapacitanser </w:t>
      </w:r>
      <w:r w:rsidR="0014499C" w:rsidRPr="00443A0B">
        <w:t>ur E6</w:t>
      </w:r>
      <w:r w:rsidR="00EC045E" w:rsidRPr="00443A0B">
        <w:t xml:space="preserve">-serien. Starta med värden närmast de som beräknats i uppgift 1. Justera </w:t>
      </w:r>
      <w:r w:rsidR="00A85414">
        <w:t xml:space="preserve">komponentvärdena </w:t>
      </w:r>
      <w:r w:rsidR="00F27515" w:rsidRPr="00443A0B">
        <w:t xml:space="preserve">så att frekvenskarakteristiken </w:t>
      </w:r>
      <w:r w:rsidR="0014499C" w:rsidRPr="00443A0B">
        <w:t xml:space="preserve">(Bodediagrammet) </w:t>
      </w:r>
      <w:r w:rsidR="00F27515" w:rsidRPr="00443A0B">
        <w:t xml:space="preserve">blir så nära ett </w:t>
      </w:r>
      <w:proofErr w:type="spellStart"/>
      <w:r w:rsidR="00F27515" w:rsidRPr="00443A0B">
        <w:t>Butterworthfilter</w:t>
      </w:r>
      <w:proofErr w:type="spellEnd"/>
      <w:r w:rsidR="00F27515" w:rsidRPr="00443A0B">
        <w:t xml:space="preserve"> som möjligt.</w:t>
      </w:r>
      <w:r w:rsidR="00A85414">
        <w:t xml:space="preserve"> Gränsfrekvensen skall vara så nära 12 kHz som möjligt men inte över (varför?) och amplitudkarakteristiken skall vara flat i </w:t>
      </w:r>
      <w:proofErr w:type="spellStart"/>
      <w:r w:rsidR="00A85414">
        <w:t>passbandet</w:t>
      </w:r>
      <w:proofErr w:type="spellEnd"/>
      <w:r w:rsidR="00A85414">
        <w:t>.</w:t>
      </w:r>
    </w:p>
    <w:p w14:paraId="0C8F202A" w14:textId="27EAB41C" w:rsidR="00F27515" w:rsidRPr="00443A0B" w:rsidRDefault="007771BA" w:rsidP="000F486C">
      <w:pPr>
        <w:pStyle w:val="List"/>
      </w:pPr>
      <w:r>
        <w:lastRenderedPageBreak/>
        <w:t>6.3</w:t>
      </w:r>
      <w:r w:rsidR="000F486C">
        <w:tab/>
      </w:r>
      <w:ins w:id="779" w:author="Erik Agrell" w:date="2015-10-20T20:23:00Z">
        <w:r w:rsidR="00BE57CB">
          <w:t>Rita</w:t>
        </w:r>
      </w:ins>
      <w:del w:id="780" w:author="Erik Agrell" w:date="2015-10-20T20:23:00Z">
        <w:r w:rsidR="00F27515" w:rsidRPr="00443A0B" w:rsidDel="00BE57CB">
          <w:delText>Gör</w:delText>
        </w:r>
      </w:del>
      <w:r w:rsidR="00F27515" w:rsidRPr="00443A0B">
        <w:t xml:space="preserve"> ett kopplingsschema för filtret</w:t>
      </w:r>
      <w:del w:id="781" w:author="Erik Agrell" w:date="2015-10-20T20:23:00Z">
        <w:r w:rsidR="00F27515" w:rsidRPr="00443A0B" w:rsidDel="00BE57CB">
          <w:delText xml:space="preserve"> uppbyggt kring den dubbla operationsförstärkaren TL072</w:delText>
        </w:r>
      </w:del>
      <w:r w:rsidR="00F27515" w:rsidRPr="00443A0B">
        <w:t xml:space="preserve">. </w:t>
      </w:r>
    </w:p>
    <w:p w14:paraId="6AD6C979" w14:textId="67927EC0" w:rsidR="00EC045E" w:rsidRPr="00443A0B" w:rsidRDefault="007771BA" w:rsidP="000F486C">
      <w:pPr>
        <w:pStyle w:val="List"/>
      </w:pPr>
      <w:r>
        <w:t>6.</w:t>
      </w:r>
      <w:r w:rsidR="00A85414">
        <w:t>4</w:t>
      </w:r>
      <w:r w:rsidR="000F486C">
        <w:tab/>
      </w:r>
      <w:r w:rsidR="00EC045E" w:rsidRPr="00443A0B">
        <w:t>Vad har våra filter för funktion? Vad kan hända om filtren saknas i vår konstruktion?</w:t>
      </w:r>
    </w:p>
    <w:p w14:paraId="7F29B0A4" w14:textId="5291C789" w:rsidR="00F27515" w:rsidRPr="001446D8" w:rsidRDefault="00F27515" w:rsidP="00B415FD">
      <w:pPr>
        <w:pStyle w:val="Heading2"/>
      </w:pPr>
      <w:r w:rsidRPr="001446D8">
        <w:t>Utförande</w:t>
      </w:r>
    </w:p>
    <w:p w14:paraId="782F19EB" w14:textId="77777777" w:rsidR="00F27515" w:rsidRPr="001446D8" w:rsidRDefault="00F27515" w:rsidP="00B415FD">
      <w:pPr>
        <w:pStyle w:val="Heading3"/>
      </w:pPr>
      <w:r w:rsidRPr="001446D8">
        <w:t>LP-filter</w:t>
      </w:r>
    </w:p>
    <w:p w14:paraId="42023F63" w14:textId="77777777" w:rsidR="00F27515" w:rsidRPr="001446D8" w:rsidRDefault="00F27515" w:rsidP="00F27515">
      <w:pPr>
        <w:spacing w:line="240" w:lineRule="atLeast"/>
        <w:rPr>
          <w:sz w:val="24"/>
        </w:rPr>
      </w:pPr>
      <w:r w:rsidRPr="001446D8">
        <w:rPr>
          <w:sz w:val="24"/>
        </w:rPr>
        <w:t xml:space="preserve">Koppla upp konstruktionen på </w:t>
      </w:r>
      <w:proofErr w:type="spellStart"/>
      <w:r w:rsidRPr="001446D8">
        <w:rPr>
          <w:sz w:val="24"/>
        </w:rPr>
        <w:t>labplattan</w:t>
      </w:r>
      <w:proofErr w:type="spellEnd"/>
      <w:r w:rsidRPr="001446D8">
        <w:rPr>
          <w:sz w:val="24"/>
        </w:rPr>
        <w:t xml:space="preserve"> och anslut matningsspänningar ±15V. Anslut en funktionsgenerator med sinus 10V</w:t>
      </w:r>
      <w:r w:rsidRPr="001446D8">
        <w:rPr>
          <w:sz w:val="24"/>
          <w:szCs w:val="24"/>
          <w:vertAlign w:val="subscript"/>
        </w:rPr>
        <w:t>pp</w:t>
      </w:r>
      <w:r w:rsidRPr="001446D8">
        <w:rPr>
          <w:sz w:val="24"/>
        </w:rPr>
        <w:t xml:space="preserve"> till ingången och studera både insignal och utsignal på oscilloskop. Mät upp frekvenskarakteristiken för filtret inom frekvensområdet 1 kHz – 30 kHz. Mät därefter noggrannare vid gränsfrekvensen. Variera frekvensen och notera vid vilken frekvens signalamplituden sjunkit med 3 dB. Plotta frekvenskarakteristiken med logaritmiska axlar. </w:t>
      </w:r>
    </w:p>
    <w:p w14:paraId="6B468BE8" w14:textId="77777777" w:rsidR="00F27515" w:rsidRPr="001446D8" w:rsidRDefault="00F27515" w:rsidP="00F27515">
      <w:pPr>
        <w:spacing w:line="240" w:lineRule="atLeast"/>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02"/>
        <w:gridCol w:w="2303"/>
        <w:gridCol w:w="2303"/>
        <w:gridCol w:w="2303"/>
      </w:tblGrid>
      <w:tr w:rsidR="00F27515" w:rsidRPr="001446D8" w14:paraId="195DBABB" w14:textId="77777777" w:rsidTr="001D318F">
        <w:trPr>
          <w:trHeight w:val="397"/>
        </w:trPr>
        <w:tc>
          <w:tcPr>
            <w:tcW w:w="2302" w:type="dxa"/>
          </w:tcPr>
          <w:p w14:paraId="0C724669" w14:textId="77777777" w:rsidR="00F27515" w:rsidRPr="001446D8" w:rsidRDefault="00F27515" w:rsidP="001D318F">
            <w:pPr>
              <w:spacing w:line="240" w:lineRule="atLeast"/>
              <w:rPr>
                <w:b/>
                <w:sz w:val="24"/>
              </w:rPr>
            </w:pPr>
            <w:r w:rsidRPr="001446D8">
              <w:rPr>
                <w:b/>
                <w:sz w:val="24"/>
              </w:rPr>
              <w:t>Frekvens (kHz)</w:t>
            </w:r>
          </w:p>
        </w:tc>
        <w:tc>
          <w:tcPr>
            <w:tcW w:w="2303" w:type="dxa"/>
          </w:tcPr>
          <w:p w14:paraId="1703D8D4" w14:textId="77777777" w:rsidR="00F27515" w:rsidRPr="001446D8" w:rsidRDefault="00F27515" w:rsidP="001D318F">
            <w:pPr>
              <w:spacing w:line="240" w:lineRule="atLeast"/>
              <w:rPr>
                <w:b/>
                <w:sz w:val="24"/>
              </w:rPr>
            </w:pPr>
            <w:r w:rsidRPr="001446D8">
              <w:rPr>
                <w:b/>
                <w:sz w:val="24"/>
              </w:rPr>
              <w:t>Insignal</w:t>
            </w:r>
          </w:p>
        </w:tc>
        <w:tc>
          <w:tcPr>
            <w:tcW w:w="2303" w:type="dxa"/>
          </w:tcPr>
          <w:p w14:paraId="09A1F6B7" w14:textId="77777777" w:rsidR="00F27515" w:rsidRPr="001446D8" w:rsidRDefault="00F27515" w:rsidP="001D318F">
            <w:pPr>
              <w:spacing w:line="240" w:lineRule="atLeast"/>
              <w:rPr>
                <w:b/>
                <w:sz w:val="24"/>
              </w:rPr>
            </w:pPr>
            <w:r w:rsidRPr="001446D8">
              <w:rPr>
                <w:b/>
                <w:sz w:val="24"/>
              </w:rPr>
              <w:t>Utsignal</w:t>
            </w:r>
          </w:p>
        </w:tc>
        <w:tc>
          <w:tcPr>
            <w:tcW w:w="2303" w:type="dxa"/>
          </w:tcPr>
          <w:p w14:paraId="258278B7" w14:textId="77777777" w:rsidR="00F27515" w:rsidRPr="001446D8" w:rsidRDefault="00F27515" w:rsidP="001D318F">
            <w:pPr>
              <w:spacing w:line="240" w:lineRule="atLeast"/>
              <w:rPr>
                <w:b/>
                <w:sz w:val="24"/>
              </w:rPr>
            </w:pPr>
            <w:r w:rsidRPr="001446D8">
              <w:rPr>
                <w:b/>
                <w:sz w:val="24"/>
              </w:rPr>
              <w:t xml:space="preserve">Dämpning (dB) </w:t>
            </w:r>
          </w:p>
        </w:tc>
      </w:tr>
      <w:tr w:rsidR="00F27515" w:rsidRPr="001446D8" w14:paraId="6084DA5C" w14:textId="77777777" w:rsidTr="001D318F">
        <w:trPr>
          <w:trHeight w:val="397"/>
        </w:trPr>
        <w:tc>
          <w:tcPr>
            <w:tcW w:w="2302" w:type="dxa"/>
          </w:tcPr>
          <w:p w14:paraId="3BD15EE4" w14:textId="77777777" w:rsidR="00F27515" w:rsidRPr="001446D8" w:rsidRDefault="00F27515" w:rsidP="001D318F">
            <w:pPr>
              <w:spacing w:line="240" w:lineRule="atLeast"/>
              <w:rPr>
                <w:b/>
                <w:sz w:val="24"/>
              </w:rPr>
            </w:pPr>
          </w:p>
        </w:tc>
        <w:tc>
          <w:tcPr>
            <w:tcW w:w="2303" w:type="dxa"/>
          </w:tcPr>
          <w:p w14:paraId="6A322B30" w14:textId="77777777" w:rsidR="00F27515" w:rsidRPr="001446D8" w:rsidRDefault="00F27515" w:rsidP="001D318F">
            <w:pPr>
              <w:spacing w:line="240" w:lineRule="atLeast"/>
              <w:rPr>
                <w:b/>
                <w:sz w:val="24"/>
              </w:rPr>
            </w:pPr>
          </w:p>
        </w:tc>
        <w:tc>
          <w:tcPr>
            <w:tcW w:w="2303" w:type="dxa"/>
          </w:tcPr>
          <w:p w14:paraId="21AFD2E4" w14:textId="77777777" w:rsidR="00F27515" w:rsidRPr="001446D8" w:rsidRDefault="00F27515" w:rsidP="001D318F">
            <w:pPr>
              <w:spacing w:line="240" w:lineRule="atLeast"/>
              <w:rPr>
                <w:b/>
                <w:sz w:val="24"/>
              </w:rPr>
            </w:pPr>
          </w:p>
        </w:tc>
        <w:tc>
          <w:tcPr>
            <w:tcW w:w="2303" w:type="dxa"/>
          </w:tcPr>
          <w:p w14:paraId="713A315E" w14:textId="77777777" w:rsidR="00F27515" w:rsidRPr="001446D8" w:rsidRDefault="00F27515" w:rsidP="001D318F">
            <w:pPr>
              <w:spacing w:line="240" w:lineRule="atLeast"/>
              <w:rPr>
                <w:b/>
                <w:sz w:val="24"/>
              </w:rPr>
            </w:pPr>
          </w:p>
        </w:tc>
      </w:tr>
      <w:tr w:rsidR="00F27515" w:rsidRPr="001446D8" w14:paraId="4738E1CB" w14:textId="77777777" w:rsidTr="001D318F">
        <w:trPr>
          <w:trHeight w:val="397"/>
        </w:trPr>
        <w:tc>
          <w:tcPr>
            <w:tcW w:w="2302" w:type="dxa"/>
          </w:tcPr>
          <w:p w14:paraId="63B9D4F6" w14:textId="77777777" w:rsidR="00F27515" w:rsidRPr="001446D8" w:rsidRDefault="00F27515" w:rsidP="001D318F">
            <w:pPr>
              <w:spacing w:line="240" w:lineRule="atLeast"/>
              <w:rPr>
                <w:b/>
                <w:sz w:val="24"/>
              </w:rPr>
            </w:pPr>
          </w:p>
        </w:tc>
        <w:tc>
          <w:tcPr>
            <w:tcW w:w="2303" w:type="dxa"/>
          </w:tcPr>
          <w:p w14:paraId="6B2BBD87" w14:textId="77777777" w:rsidR="00F27515" w:rsidRPr="001446D8" w:rsidRDefault="00F27515" w:rsidP="001D318F">
            <w:pPr>
              <w:spacing w:line="240" w:lineRule="atLeast"/>
              <w:rPr>
                <w:b/>
                <w:sz w:val="24"/>
              </w:rPr>
            </w:pPr>
          </w:p>
        </w:tc>
        <w:tc>
          <w:tcPr>
            <w:tcW w:w="2303" w:type="dxa"/>
          </w:tcPr>
          <w:p w14:paraId="0812CDEC" w14:textId="77777777" w:rsidR="00F27515" w:rsidRPr="001446D8" w:rsidRDefault="00F27515" w:rsidP="001D318F">
            <w:pPr>
              <w:spacing w:line="240" w:lineRule="atLeast"/>
              <w:rPr>
                <w:b/>
                <w:sz w:val="24"/>
              </w:rPr>
            </w:pPr>
          </w:p>
        </w:tc>
        <w:tc>
          <w:tcPr>
            <w:tcW w:w="2303" w:type="dxa"/>
          </w:tcPr>
          <w:p w14:paraId="54727D2C" w14:textId="77777777" w:rsidR="00F27515" w:rsidRPr="001446D8" w:rsidRDefault="00F27515" w:rsidP="001D318F">
            <w:pPr>
              <w:spacing w:line="240" w:lineRule="atLeast"/>
              <w:rPr>
                <w:b/>
                <w:sz w:val="24"/>
              </w:rPr>
            </w:pPr>
          </w:p>
        </w:tc>
      </w:tr>
      <w:tr w:rsidR="00F27515" w:rsidRPr="001446D8" w14:paraId="05CEA06E" w14:textId="77777777" w:rsidTr="001D318F">
        <w:trPr>
          <w:trHeight w:val="397"/>
        </w:trPr>
        <w:tc>
          <w:tcPr>
            <w:tcW w:w="2302" w:type="dxa"/>
          </w:tcPr>
          <w:p w14:paraId="6C3AF64B" w14:textId="77777777" w:rsidR="00F27515" w:rsidRPr="001446D8" w:rsidRDefault="00F27515" w:rsidP="001D318F">
            <w:pPr>
              <w:spacing w:line="240" w:lineRule="atLeast"/>
              <w:rPr>
                <w:b/>
                <w:sz w:val="24"/>
              </w:rPr>
            </w:pPr>
          </w:p>
        </w:tc>
        <w:tc>
          <w:tcPr>
            <w:tcW w:w="2303" w:type="dxa"/>
          </w:tcPr>
          <w:p w14:paraId="2D079B60" w14:textId="77777777" w:rsidR="00F27515" w:rsidRPr="001446D8" w:rsidRDefault="00F27515" w:rsidP="001D318F">
            <w:pPr>
              <w:spacing w:line="240" w:lineRule="atLeast"/>
              <w:rPr>
                <w:b/>
                <w:sz w:val="24"/>
              </w:rPr>
            </w:pPr>
          </w:p>
        </w:tc>
        <w:tc>
          <w:tcPr>
            <w:tcW w:w="2303" w:type="dxa"/>
          </w:tcPr>
          <w:p w14:paraId="17E07CBB" w14:textId="77777777" w:rsidR="00F27515" w:rsidRPr="001446D8" w:rsidRDefault="00F27515" w:rsidP="001D318F">
            <w:pPr>
              <w:spacing w:line="240" w:lineRule="atLeast"/>
              <w:rPr>
                <w:b/>
                <w:sz w:val="24"/>
              </w:rPr>
            </w:pPr>
          </w:p>
        </w:tc>
        <w:tc>
          <w:tcPr>
            <w:tcW w:w="2303" w:type="dxa"/>
          </w:tcPr>
          <w:p w14:paraId="1A1DD705" w14:textId="77777777" w:rsidR="00F27515" w:rsidRPr="001446D8" w:rsidRDefault="00F27515" w:rsidP="001D318F">
            <w:pPr>
              <w:spacing w:line="240" w:lineRule="atLeast"/>
              <w:rPr>
                <w:b/>
                <w:sz w:val="24"/>
              </w:rPr>
            </w:pPr>
          </w:p>
        </w:tc>
      </w:tr>
      <w:tr w:rsidR="00F27515" w:rsidRPr="001446D8" w14:paraId="20BA03CD" w14:textId="77777777" w:rsidTr="001D318F">
        <w:trPr>
          <w:trHeight w:val="397"/>
        </w:trPr>
        <w:tc>
          <w:tcPr>
            <w:tcW w:w="2302" w:type="dxa"/>
          </w:tcPr>
          <w:p w14:paraId="62ED459F" w14:textId="77777777" w:rsidR="00F27515" w:rsidRPr="001446D8" w:rsidRDefault="00F27515" w:rsidP="001D318F">
            <w:pPr>
              <w:spacing w:line="240" w:lineRule="atLeast"/>
              <w:rPr>
                <w:b/>
                <w:sz w:val="24"/>
              </w:rPr>
            </w:pPr>
          </w:p>
        </w:tc>
        <w:tc>
          <w:tcPr>
            <w:tcW w:w="2303" w:type="dxa"/>
          </w:tcPr>
          <w:p w14:paraId="4394BE4D" w14:textId="77777777" w:rsidR="00F27515" w:rsidRPr="001446D8" w:rsidRDefault="00F27515" w:rsidP="001D318F">
            <w:pPr>
              <w:spacing w:line="240" w:lineRule="atLeast"/>
              <w:rPr>
                <w:b/>
                <w:sz w:val="24"/>
              </w:rPr>
            </w:pPr>
          </w:p>
        </w:tc>
        <w:tc>
          <w:tcPr>
            <w:tcW w:w="2303" w:type="dxa"/>
          </w:tcPr>
          <w:p w14:paraId="3C556C23" w14:textId="77777777" w:rsidR="00F27515" w:rsidRPr="001446D8" w:rsidRDefault="00F27515" w:rsidP="001D318F">
            <w:pPr>
              <w:spacing w:line="240" w:lineRule="atLeast"/>
              <w:rPr>
                <w:b/>
                <w:sz w:val="24"/>
              </w:rPr>
            </w:pPr>
          </w:p>
        </w:tc>
        <w:tc>
          <w:tcPr>
            <w:tcW w:w="2303" w:type="dxa"/>
          </w:tcPr>
          <w:p w14:paraId="34223E3A" w14:textId="77777777" w:rsidR="00F27515" w:rsidRPr="001446D8" w:rsidRDefault="00F27515" w:rsidP="001D318F">
            <w:pPr>
              <w:spacing w:line="240" w:lineRule="atLeast"/>
              <w:rPr>
                <w:b/>
                <w:sz w:val="24"/>
              </w:rPr>
            </w:pPr>
          </w:p>
        </w:tc>
      </w:tr>
      <w:tr w:rsidR="00F27515" w:rsidRPr="001446D8" w14:paraId="777EFC15" w14:textId="77777777" w:rsidTr="001D318F">
        <w:trPr>
          <w:trHeight w:val="397"/>
        </w:trPr>
        <w:tc>
          <w:tcPr>
            <w:tcW w:w="2302" w:type="dxa"/>
          </w:tcPr>
          <w:p w14:paraId="1B3082F3" w14:textId="77777777" w:rsidR="00F27515" w:rsidRPr="001446D8" w:rsidRDefault="00F27515" w:rsidP="001D318F">
            <w:pPr>
              <w:spacing w:line="240" w:lineRule="atLeast"/>
              <w:rPr>
                <w:b/>
                <w:sz w:val="24"/>
              </w:rPr>
            </w:pPr>
          </w:p>
        </w:tc>
        <w:tc>
          <w:tcPr>
            <w:tcW w:w="2303" w:type="dxa"/>
          </w:tcPr>
          <w:p w14:paraId="2F1C75F3" w14:textId="77777777" w:rsidR="00F27515" w:rsidRPr="001446D8" w:rsidRDefault="00F27515" w:rsidP="001D318F">
            <w:pPr>
              <w:spacing w:line="240" w:lineRule="atLeast"/>
              <w:rPr>
                <w:b/>
                <w:sz w:val="24"/>
              </w:rPr>
            </w:pPr>
          </w:p>
        </w:tc>
        <w:tc>
          <w:tcPr>
            <w:tcW w:w="2303" w:type="dxa"/>
          </w:tcPr>
          <w:p w14:paraId="71E5C4AA" w14:textId="77777777" w:rsidR="00F27515" w:rsidRPr="001446D8" w:rsidRDefault="00F27515" w:rsidP="001D318F">
            <w:pPr>
              <w:spacing w:line="240" w:lineRule="atLeast"/>
              <w:rPr>
                <w:b/>
                <w:sz w:val="24"/>
              </w:rPr>
            </w:pPr>
          </w:p>
        </w:tc>
        <w:tc>
          <w:tcPr>
            <w:tcW w:w="2303" w:type="dxa"/>
          </w:tcPr>
          <w:p w14:paraId="16B6A259" w14:textId="77777777" w:rsidR="00F27515" w:rsidRPr="001446D8" w:rsidRDefault="00F27515" w:rsidP="001D318F">
            <w:pPr>
              <w:spacing w:line="240" w:lineRule="atLeast"/>
              <w:rPr>
                <w:b/>
                <w:sz w:val="24"/>
              </w:rPr>
            </w:pPr>
          </w:p>
        </w:tc>
      </w:tr>
      <w:tr w:rsidR="00F27515" w:rsidRPr="001446D8" w14:paraId="3AD82DCF" w14:textId="77777777" w:rsidTr="001D318F">
        <w:trPr>
          <w:trHeight w:val="397"/>
        </w:trPr>
        <w:tc>
          <w:tcPr>
            <w:tcW w:w="2302" w:type="dxa"/>
          </w:tcPr>
          <w:p w14:paraId="5D99A3F8" w14:textId="77777777" w:rsidR="00F27515" w:rsidRPr="001446D8" w:rsidRDefault="00F27515" w:rsidP="001D318F">
            <w:pPr>
              <w:spacing w:line="240" w:lineRule="atLeast"/>
              <w:rPr>
                <w:b/>
                <w:sz w:val="24"/>
              </w:rPr>
            </w:pPr>
          </w:p>
        </w:tc>
        <w:tc>
          <w:tcPr>
            <w:tcW w:w="2303" w:type="dxa"/>
          </w:tcPr>
          <w:p w14:paraId="6A344220" w14:textId="77777777" w:rsidR="00F27515" w:rsidRPr="001446D8" w:rsidRDefault="00F27515" w:rsidP="001D318F">
            <w:pPr>
              <w:spacing w:line="240" w:lineRule="atLeast"/>
              <w:rPr>
                <w:b/>
                <w:sz w:val="24"/>
              </w:rPr>
            </w:pPr>
          </w:p>
        </w:tc>
        <w:tc>
          <w:tcPr>
            <w:tcW w:w="2303" w:type="dxa"/>
          </w:tcPr>
          <w:p w14:paraId="71D9A814" w14:textId="77777777" w:rsidR="00F27515" w:rsidRPr="001446D8" w:rsidRDefault="00F27515" w:rsidP="001D318F">
            <w:pPr>
              <w:spacing w:line="240" w:lineRule="atLeast"/>
              <w:rPr>
                <w:b/>
                <w:sz w:val="24"/>
              </w:rPr>
            </w:pPr>
          </w:p>
        </w:tc>
        <w:tc>
          <w:tcPr>
            <w:tcW w:w="2303" w:type="dxa"/>
          </w:tcPr>
          <w:p w14:paraId="4611FB08" w14:textId="77777777" w:rsidR="00F27515" w:rsidRPr="001446D8" w:rsidRDefault="00F27515" w:rsidP="001D318F">
            <w:pPr>
              <w:spacing w:line="240" w:lineRule="atLeast"/>
              <w:rPr>
                <w:b/>
                <w:sz w:val="24"/>
              </w:rPr>
            </w:pPr>
          </w:p>
        </w:tc>
      </w:tr>
      <w:tr w:rsidR="00F27515" w:rsidRPr="001446D8" w14:paraId="23F0EC3C" w14:textId="77777777" w:rsidTr="001D318F">
        <w:trPr>
          <w:trHeight w:val="397"/>
        </w:trPr>
        <w:tc>
          <w:tcPr>
            <w:tcW w:w="2302" w:type="dxa"/>
          </w:tcPr>
          <w:p w14:paraId="1262381E" w14:textId="77777777" w:rsidR="00F27515" w:rsidRPr="001446D8" w:rsidRDefault="00F27515" w:rsidP="001D318F">
            <w:pPr>
              <w:spacing w:line="240" w:lineRule="atLeast"/>
              <w:rPr>
                <w:b/>
                <w:sz w:val="24"/>
              </w:rPr>
            </w:pPr>
          </w:p>
        </w:tc>
        <w:tc>
          <w:tcPr>
            <w:tcW w:w="2303" w:type="dxa"/>
          </w:tcPr>
          <w:p w14:paraId="5D0F892D" w14:textId="77777777" w:rsidR="00F27515" w:rsidRPr="001446D8" w:rsidRDefault="00F27515" w:rsidP="001D318F">
            <w:pPr>
              <w:spacing w:line="240" w:lineRule="atLeast"/>
              <w:rPr>
                <w:b/>
                <w:sz w:val="24"/>
              </w:rPr>
            </w:pPr>
          </w:p>
        </w:tc>
        <w:tc>
          <w:tcPr>
            <w:tcW w:w="2303" w:type="dxa"/>
          </w:tcPr>
          <w:p w14:paraId="380E589E" w14:textId="77777777" w:rsidR="00F27515" w:rsidRPr="001446D8" w:rsidRDefault="00F27515" w:rsidP="001D318F">
            <w:pPr>
              <w:spacing w:line="240" w:lineRule="atLeast"/>
              <w:rPr>
                <w:b/>
                <w:sz w:val="24"/>
              </w:rPr>
            </w:pPr>
          </w:p>
        </w:tc>
        <w:tc>
          <w:tcPr>
            <w:tcW w:w="2303" w:type="dxa"/>
          </w:tcPr>
          <w:p w14:paraId="196A7400" w14:textId="77777777" w:rsidR="00F27515" w:rsidRPr="001446D8" w:rsidRDefault="00F27515" w:rsidP="001D318F">
            <w:pPr>
              <w:spacing w:line="240" w:lineRule="atLeast"/>
              <w:rPr>
                <w:b/>
                <w:sz w:val="24"/>
              </w:rPr>
            </w:pPr>
          </w:p>
        </w:tc>
      </w:tr>
      <w:tr w:rsidR="00F27515" w:rsidRPr="001446D8" w14:paraId="23B041D1" w14:textId="77777777" w:rsidTr="001D318F">
        <w:trPr>
          <w:trHeight w:val="397"/>
        </w:trPr>
        <w:tc>
          <w:tcPr>
            <w:tcW w:w="2302" w:type="dxa"/>
          </w:tcPr>
          <w:p w14:paraId="6CA3712B" w14:textId="77777777" w:rsidR="00F27515" w:rsidRPr="001446D8" w:rsidRDefault="00F27515" w:rsidP="001D318F">
            <w:pPr>
              <w:spacing w:line="240" w:lineRule="atLeast"/>
              <w:rPr>
                <w:b/>
                <w:sz w:val="24"/>
              </w:rPr>
            </w:pPr>
          </w:p>
        </w:tc>
        <w:tc>
          <w:tcPr>
            <w:tcW w:w="2303" w:type="dxa"/>
          </w:tcPr>
          <w:p w14:paraId="55396160" w14:textId="77777777" w:rsidR="00F27515" w:rsidRPr="001446D8" w:rsidRDefault="00F27515" w:rsidP="001D318F">
            <w:pPr>
              <w:spacing w:line="240" w:lineRule="atLeast"/>
              <w:rPr>
                <w:b/>
                <w:sz w:val="24"/>
              </w:rPr>
            </w:pPr>
          </w:p>
        </w:tc>
        <w:tc>
          <w:tcPr>
            <w:tcW w:w="2303" w:type="dxa"/>
          </w:tcPr>
          <w:p w14:paraId="1559894D" w14:textId="77777777" w:rsidR="00F27515" w:rsidRPr="001446D8" w:rsidRDefault="00F27515" w:rsidP="001D318F">
            <w:pPr>
              <w:spacing w:line="240" w:lineRule="atLeast"/>
              <w:rPr>
                <w:b/>
                <w:sz w:val="24"/>
              </w:rPr>
            </w:pPr>
          </w:p>
        </w:tc>
        <w:tc>
          <w:tcPr>
            <w:tcW w:w="2303" w:type="dxa"/>
          </w:tcPr>
          <w:p w14:paraId="26F51841" w14:textId="77777777" w:rsidR="00F27515" w:rsidRPr="001446D8" w:rsidRDefault="00F27515" w:rsidP="001D318F">
            <w:pPr>
              <w:spacing w:line="240" w:lineRule="atLeast"/>
              <w:rPr>
                <w:b/>
                <w:sz w:val="24"/>
              </w:rPr>
            </w:pPr>
          </w:p>
        </w:tc>
      </w:tr>
      <w:tr w:rsidR="00F27515" w:rsidRPr="001446D8" w14:paraId="5E13226C" w14:textId="77777777" w:rsidTr="001D318F">
        <w:trPr>
          <w:trHeight w:val="397"/>
        </w:trPr>
        <w:tc>
          <w:tcPr>
            <w:tcW w:w="2302" w:type="dxa"/>
          </w:tcPr>
          <w:p w14:paraId="3BD9BE5A" w14:textId="77777777" w:rsidR="00F27515" w:rsidRPr="001446D8" w:rsidRDefault="00F27515" w:rsidP="001D318F">
            <w:pPr>
              <w:spacing w:line="240" w:lineRule="atLeast"/>
              <w:rPr>
                <w:b/>
                <w:sz w:val="24"/>
              </w:rPr>
            </w:pPr>
          </w:p>
        </w:tc>
        <w:tc>
          <w:tcPr>
            <w:tcW w:w="2303" w:type="dxa"/>
          </w:tcPr>
          <w:p w14:paraId="2B684ADA" w14:textId="77777777" w:rsidR="00F27515" w:rsidRPr="001446D8" w:rsidRDefault="00F27515" w:rsidP="001D318F">
            <w:pPr>
              <w:spacing w:line="240" w:lineRule="atLeast"/>
              <w:rPr>
                <w:b/>
                <w:sz w:val="24"/>
              </w:rPr>
            </w:pPr>
          </w:p>
        </w:tc>
        <w:tc>
          <w:tcPr>
            <w:tcW w:w="2303" w:type="dxa"/>
          </w:tcPr>
          <w:p w14:paraId="5B0C63F6" w14:textId="77777777" w:rsidR="00F27515" w:rsidRPr="001446D8" w:rsidRDefault="00F27515" w:rsidP="001D318F">
            <w:pPr>
              <w:spacing w:line="240" w:lineRule="atLeast"/>
              <w:rPr>
                <w:b/>
                <w:sz w:val="24"/>
              </w:rPr>
            </w:pPr>
          </w:p>
        </w:tc>
        <w:tc>
          <w:tcPr>
            <w:tcW w:w="2303" w:type="dxa"/>
          </w:tcPr>
          <w:p w14:paraId="0563BB3F" w14:textId="77777777" w:rsidR="00F27515" w:rsidRPr="001446D8" w:rsidRDefault="00F27515" w:rsidP="001D318F">
            <w:pPr>
              <w:spacing w:line="240" w:lineRule="atLeast"/>
              <w:rPr>
                <w:b/>
                <w:sz w:val="24"/>
              </w:rPr>
            </w:pPr>
          </w:p>
        </w:tc>
      </w:tr>
      <w:tr w:rsidR="00F27515" w:rsidRPr="001446D8" w14:paraId="15BDB64D" w14:textId="77777777" w:rsidTr="001D318F">
        <w:trPr>
          <w:trHeight w:val="397"/>
        </w:trPr>
        <w:tc>
          <w:tcPr>
            <w:tcW w:w="2302" w:type="dxa"/>
          </w:tcPr>
          <w:p w14:paraId="1F1C6E77" w14:textId="77777777" w:rsidR="00F27515" w:rsidRPr="001446D8" w:rsidRDefault="00F27515" w:rsidP="001D318F">
            <w:pPr>
              <w:spacing w:line="240" w:lineRule="atLeast"/>
              <w:rPr>
                <w:b/>
                <w:sz w:val="24"/>
              </w:rPr>
            </w:pPr>
          </w:p>
        </w:tc>
        <w:tc>
          <w:tcPr>
            <w:tcW w:w="2303" w:type="dxa"/>
          </w:tcPr>
          <w:p w14:paraId="20C68DEB" w14:textId="77777777" w:rsidR="00F27515" w:rsidRPr="001446D8" w:rsidRDefault="00F27515" w:rsidP="001D318F">
            <w:pPr>
              <w:spacing w:line="240" w:lineRule="atLeast"/>
              <w:rPr>
                <w:b/>
                <w:sz w:val="24"/>
              </w:rPr>
            </w:pPr>
          </w:p>
        </w:tc>
        <w:tc>
          <w:tcPr>
            <w:tcW w:w="2303" w:type="dxa"/>
          </w:tcPr>
          <w:p w14:paraId="7C3F3D2B" w14:textId="77777777" w:rsidR="00F27515" w:rsidRPr="001446D8" w:rsidRDefault="00F27515" w:rsidP="001D318F">
            <w:pPr>
              <w:spacing w:line="240" w:lineRule="atLeast"/>
              <w:rPr>
                <w:b/>
                <w:sz w:val="24"/>
              </w:rPr>
            </w:pPr>
          </w:p>
        </w:tc>
        <w:tc>
          <w:tcPr>
            <w:tcW w:w="2303" w:type="dxa"/>
          </w:tcPr>
          <w:p w14:paraId="211AA1CB" w14:textId="77777777" w:rsidR="00F27515" w:rsidRPr="001446D8" w:rsidRDefault="00F27515" w:rsidP="001D318F">
            <w:pPr>
              <w:spacing w:line="240" w:lineRule="atLeast"/>
              <w:rPr>
                <w:b/>
                <w:sz w:val="24"/>
              </w:rPr>
            </w:pPr>
          </w:p>
        </w:tc>
      </w:tr>
      <w:tr w:rsidR="00F27515" w:rsidRPr="001446D8" w14:paraId="4F606537" w14:textId="77777777" w:rsidTr="001D318F">
        <w:trPr>
          <w:trHeight w:val="397"/>
        </w:trPr>
        <w:tc>
          <w:tcPr>
            <w:tcW w:w="2302" w:type="dxa"/>
          </w:tcPr>
          <w:p w14:paraId="2A075B60" w14:textId="77777777" w:rsidR="00F27515" w:rsidRPr="001446D8" w:rsidRDefault="00F27515" w:rsidP="001D318F">
            <w:pPr>
              <w:spacing w:line="240" w:lineRule="atLeast"/>
              <w:rPr>
                <w:b/>
                <w:sz w:val="24"/>
              </w:rPr>
            </w:pPr>
          </w:p>
        </w:tc>
        <w:tc>
          <w:tcPr>
            <w:tcW w:w="2303" w:type="dxa"/>
          </w:tcPr>
          <w:p w14:paraId="77493C93" w14:textId="77777777" w:rsidR="00F27515" w:rsidRPr="001446D8" w:rsidRDefault="00F27515" w:rsidP="001D318F">
            <w:pPr>
              <w:spacing w:line="240" w:lineRule="atLeast"/>
              <w:rPr>
                <w:b/>
                <w:sz w:val="24"/>
              </w:rPr>
            </w:pPr>
          </w:p>
        </w:tc>
        <w:tc>
          <w:tcPr>
            <w:tcW w:w="2303" w:type="dxa"/>
          </w:tcPr>
          <w:p w14:paraId="4FA5D747" w14:textId="77777777" w:rsidR="00F27515" w:rsidRPr="001446D8" w:rsidRDefault="00F27515" w:rsidP="001D318F">
            <w:pPr>
              <w:spacing w:line="240" w:lineRule="atLeast"/>
              <w:rPr>
                <w:b/>
                <w:sz w:val="24"/>
              </w:rPr>
            </w:pPr>
          </w:p>
        </w:tc>
        <w:tc>
          <w:tcPr>
            <w:tcW w:w="2303" w:type="dxa"/>
          </w:tcPr>
          <w:p w14:paraId="28408CA5" w14:textId="77777777" w:rsidR="00F27515" w:rsidRPr="001446D8" w:rsidRDefault="00F27515" w:rsidP="001D318F">
            <w:pPr>
              <w:spacing w:line="240" w:lineRule="atLeast"/>
              <w:rPr>
                <w:b/>
                <w:sz w:val="24"/>
              </w:rPr>
            </w:pPr>
          </w:p>
        </w:tc>
      </w:tr>
      <w:tr w:rsidR="00F27515" w:rsidRPr="001446D8" w14:paraId="0D5A574D" w14:textId="77777777" w:rsidTr="001D318F">
        <w:trPr>
          <w:trHeight w:val="397"/>
        </w:trPr>
        <w:tc>
          <w:tcPr>
            <w:tcW w:w="2302" w:type="dxa"/>
          </w:tcPr>
          <w:p w14:paraId="4017CF90" w14:textId="77777777" w:rsidR="00F27515" w:rsidRPr="001446D8" w:rsidRDefault="00F27515" w:rsidP="001D318F">
            <w:pPr>
              <w:spacing w:line="240" w:lineRule="atLeast"/>
              <w:rPr>
                <w:b/>
                <w:sz w:val="24"/>
              </w:rPr>
            </w:pPr>
          </w:p>
        </w:tc>
        <w:tc>
          <w:tcPr>
            <w:tcW w:w="2303" w:type="dxa"/>
          </w:tcPr>
          <w:p w14:paraId="6C82A652" w14:textId="77777777" w:rsidR="00F27515" w:rsidRPr="001446D8" w:rsidRDefault="00F27515" w:rsidP="001D318F">
            <w:pPr>
              <w:spacing w:line="240" w:lineRule="atLeast"/>
              <w:rPr>
                <w:b/>
                <w:sz w:val="24"/>
              </w:rPr>
            </w:pPr>
          </w:p>
        </w:tc>
        <w:tc>
          <w:tcPr>
            <w:tcW w:w="2303" w:type="dxa"/>
          </w:tcPr>
          <w:p w14:paraId="6B337DEA" w14:textId="77777777" w:rsidR="00F27515" w:rsidRPr="001446D8" w:rsidRDefault="00F27515" w:rsidP="001D318F">
            <w:pPr>
              <w:spacing w:line="240" w:lineRule="atLeast"/>
              <w:rPr>
                <w:b/>
                <w:sz w:val="24"/>
              </w:rPr>
            </w:pPr>
          </w:p>
        </w:tc>
        <w:tc>
          <w:tcPr>
            <w:tcW w:w="2303" w:type="dxa"/>
          </w:tcPr>
          <w:p w14:paraId="31726A07" w14:textId="77777777" w:rsidR="00F27515" w:rsidRPr="001446D8" w:rsidRDefault="00F27515" w:rsidP="001D318F">
            <w:pPr>
              <w:spacing w:line="240" w:lineRule="atLeast"/>
              <w:rPr>
                <w:b/>
                <w:sz w:val="24"/>
              </w:rPr>
            </w:pPr>
          </w:p>
        </w:tc>
      </w:tr>
      <w:tr w:rsidR="00F27515" w:rsidRPr="001446D8" w14:paraId="783EF922" w14:textId="77777777" w:rsidTr="001D318F">
        <w:trPr>
          <w:trHeight w:val="397"/>
        </w:trPr>
        <w:tc>
          <w:tcPr>
            <w:tcW w:w="2302" w:type="dxa"/>
          </w:tcPr>
          <w:p w14:paraId="5DD3E6C2" w14:textId="77777777" w:rsidR="00F27515" w:rsidRPr="001446D8" w:rsidRDefault="00F27515" w:rsidP="001D318F">
            <w:pPr>
              <w:spacing w:line="240" w:lineRule="atLeast"/>
              <w:rPr>
                <w:b/>
                <w:sz w:val="24"/>
              </w:rPr>
            </w:pPr>
          </w:p>
        </w:tc>
        <w:tc>
          <w:tcPr>
            <w:tcW w:w="2303" w:type="dxa"/>
          </w:tcPr>
          <w:p w14:paraId="25488CC0" w14:textId="77777777" w:rsidR="00F27515" w:rsidRPr="001446D8" w:rsidRDefault="00F27515" w:rsidP="001D318F">
            <w:pPr>
              <w:spacing w:line="240" w:lineRule="atLeast"/>
              <w:rPr>
                <w:b/>
                <w:sz w:val="24"/>
              </w:rPr>
            </w:pPr>
          </w:p>
        </w:tc>
        <w:tc>
          <w:tcPr>
            <w:tcW w:w="2303" w:type="dxa"/>
          </w:tcPr>
          <w:p w14:paraId="6B4C6748" w14:textId="77777777" w:rsidR="00F27515" w:rsidRPr="001446D8" w:rsidRDefault="00F27515" w:rsidP="001D318F">
            <w:pPr>
              <w:spacing w:line="240" w:lineRule="atLeast"/>
              <w:rPr>
                <w:b/>
                <w:sz w:val="24"/>
              </w:rPr>
            </w:pPr>
          </w:p>
        </w:tc>
        <w:tc>
          <w:tcPr>
            <w:tcW w:w="2303" w:type="dxa"/>
          </w:tcPr>
          <w:p w14:paraId="6D232492" w14:textId="77777777" w:rsidR="00F27515" w:rsidRPr="001446D8" w:rsidRDefault="00F27515" w:rsidP="001D318F">
            <w:pPr>
              <w:spacing w:line="240" w:lineRule="atLeast"/>
              <w:rPr>
                <w:b/>
                <w:sz w:val="24"/>
              </w:rPr>
            </w:pPr>
          </w:p>
        </w:tc>
      </w:tr>
    </w:tbl>
    <w:p w14:paraId="22E8968C" w14:textId="77777777" w:rsidR="00F27515" w:rsidRPr="001446D8" w:rsidRDefault="00F27515" w:rsidP="00F27515">
      <w:pPr>
        <w:spacing w:line="240" w:lineRule="atLeast"/>
        <w:rPr>
          <w:sz w:val="24"/>
        </w:rPr>
      </w:pPr>
    </w:p>
    <w:p w14:paraId="4FE442D0" w14:textId="77777777" w:rsidR="00F27515" w:rsidRPr="001446D8" w:rsidRDefault="00F27515" w:rsidP="00F27515">
      <w:pPr>
        <w:spacing w:line="240" w:lineRule="atLeast"/>
        <w:rPr>
          <w:sz w:val="24"/>
        </w:rPr>
      </w:pPr>
    </w:p>
    <w:p w14:paraId="02E40A1F" w14:textId="004BB474" w:rsidR="00F27515" w:rsidRPr="001446D8" w:rsidRDefault="00F27515" w:rsidP="00F27515">
      <w:pPr>
        <w:spacing w:line="240" w:lineRule="atLeast"/>
        <w:rPr>
          <w:sz w:val="24"/>
        </w:rPr>
      </w:pPr>
      <w:r w:rsidRPr="001446D8">
        <w:rPr>
          <w:sz w:val="24"/>
        </w:rPr>
        <w:t>Uppmätt gränsfrekvens: ……………..</w:t>
      </w:r>
      <w:r w:rsidR="00C50C24">
        <w:rPr>
          <w:sz w:val="24"/>
        </w:rPr>
        <w:t xml:space="preserve"> </w:t>
      </w:r>
      <w:r w:rsidRPr="001446D8">
        <w:rPr>
          <w:sz w:val="24"/>
        </w:rPr>
        <w:t>kHz</w:t>
      </w:r>
    </w:p>
    <w:p w14:paraId="0164F19A" w14:textId="77777777" w:rsidR="00F27515" w:rsidRPr="001446D8" w:rsidRDefault="00F27515" w:rsidP="00F27515">
      <w:pPr>
        <w:spacing w:line="240" w:lineRule="atLeast"/>
        <w:rPr>
          <w:sz w:val="24"/>
        </w:rPr>
      </w:pPr>
    </w:p>
    <w:p w14:paraId="1895461D" w14:textId="0E013937" w:rsidR="00F27515" w:rsidRPr="001446D8" w:rsidRDefault="00F27515" w:rsidP="00F27515">
      <w:pPr>
        <w:spacing w:line="240" w:lineRule="atLeast"/>
        <w:rPr>
          <w:sz w:val="24"/>
        </w:rPr>
      </w:pPr>
      <w:r w:rsidRPr="001446D8">
        <w:rPr>
          <w:sz w:val="24"/>
        </w:rPr>
        <w:t xml:space="preserve">Byt till </w:t>
      </w:r>
      <w:proofErr w:type="spellStart"/>
      <w:r w:rsidRPr="001446D8">
        <w:rPr>
          <w:sz w:val="24"/>
        </w:rPr>
        <w:t>fyrkantvåg</w:t>
      </w:r>
      <w:proofErr w:type="spellEnd"/>
      <w:r w:rsidRPr="001446D8">
        <w:rPr>
          <w:sz w:val="24"/>
        </w:rPr>
        <w:t xml:space="preserve"> med frekvensen 6 kHz på funktionsgeneratorn och studera utsignalen på oscilloskop. Beskriv signalen efter filtret</w:t>
      </w:r>
      <w:r w:rsidR="00A85414">
        <w:rPr>
          <w:sz w:val="24"/>
        </w:rPr>
        <w:t>, och förklara dina observationer med hjälp av Fourieranalys</w:t>
      </w:r>
      <w:r w:rsidRPr="001446D8">
        <w:rPr>
          <w:sz w:val="24"/>
        </w:rPr>
        <w:t>:</w:t>
      </w:r>
    </w:p>
    <w:p w14:paraId="246ED05A" w14:textId="77777777" w:rsidR="00A85414" w:rsidRPr="001446D8" w:rsidRDefault="00A85414" w:rsidP="00A85414">
      <w:pPr>
        <w:spacing w:line="240" w:lineRule="atLeast"/>
        <w:rPr>
          <w:sz w:val="24"/>
        </w:rPr>
      </w:pPr>
    </w:p>
    <w:p w14:paraId="4A3BDA3F" w14:textId="77777777" w:rsidR="00A85414" w:rsidRPr="001446D8" w:rsidRDefault="00A85414" w:rsidP="00A85414">
      <w:pPr>
        <w:spacing w:line="240" w:lineRule="atLeast"/>
        <w:rPr>
          <w:sz w:val="24"/>
        </w:rPr>
      </w:pPr>
      <w:r w:rsidRPr="001446D8">
        <w:rPr>
          <w:sz w:val="24"/>
        </w:rPr>
        <w:t>………………………………………………………………………………………………</w:t>
      </w:r>
    </w:p>
    <w:p w14:paraId="75307CA6" w14:textId="77777777" w:rsidR="00A85414" w:rsidRPr="001446D8" w:rsidRDefault="00A85414" w:rsidP="00A85414">
      <w:pPr>
        <w:spacing w:line="240" w:lineRule="atLeast"/>
        <w:rPr>
          <w:sz w:val="24"/>
        </w:rPr>
      </w:pPr>
    </w:p>
    <w:p w14:paraId="602ADD5F" w14:textId="77777777" w:rsidR="00A85414" w:rsidRPr="001446D8" w:rsidRDefault="00A85414" w:rsidP="00A85414">
      <w:pPr>
        <w:spacing w:line="240" w:lineRule="atLeast"/>
        <w:rPr>
          <w:sz w:val="24"/>
        </w:rPr>
      </w:pPr>
      <w:r w:rsidRPr="001446D8">
        <w:rPr>
          <w:sz w:val="24"/>
        </w:rPr>
        <w:t>………………………………………………………………………………………………</w:t>
      </w:r>
    </w:p>
    <w:p w14:paraId="1EB3030B" w14:textId="77777777" w:rsidR="00F27515" w:rsidRPr="00C67CFC" w:rsidRDefault="00F27515" w:rsidP="00B415FD">
      <w:pPr>
        <w:pStyle w:val="Heading3"/>
      </w:pPr>
      <w:r w:rsidRPr="00C67CFC">
        <w:t>Funktionstest</w:t>
      </w:r>
    </w:p>
    <w:p w14:paraId="54887FC2" w14:textId="3FC3EEAD" w:rsidR="000F0C56" w:rsidRPr="00C67CFC" w:rsidRDefault="009F31B6" w:rsidP="00F27515">
      <w:pPr>
        <w:spacing w:line="240" w:lineRule="atLeast"/>
        <w:rPr>
          <w:sz w:val="24"/>
        </w:rPr>
      </w:pPr>
      <w:r w:rsidRPr="00C67CFC">
        <w:rPr>
          <w:sz w:val="24"/>
        </w:rPr>
        <w:t xml:space="preserve">Samverka med en annan grupp </w:t>
      </w:r>
      <w:r w:rsidR="00144D9A" w:rsidRPr="00C67CFC">
        <w:rPr>
          <w:sz w:val="24"/>
        </w:rPr>
        <w:t xml:space="preserve">där ena gruppen bygger </w:t>
      </w:r>
      <w:r w:rsidR="002C56B0" w:rsidRPr="00C67CFC">
        <w:rPr>
          <w:sz w:val="24"/>
        </w:rPr>
        <w:t xml:space="preserve">ett sändarsystem och </w:t>
      </w:r>
      <w:r w:rsidR="00144D9A" w:rsidRPr="00C67CFC">
        <w:rPr>
          <w:sz w:val="24"/>
        </w:rPr>
        <w:t>andra gruppen bygger ett mottagar</w:t>
      </w:r>
      <w:r w:rsidR="000F0C56" w:rsidRPr="00C67CFC">
        <w:rPr>
          <w:sz w:val="24"/>
        </w:rPr>
        <w:t>system.</w:t>
      </w:r>
      <w:r w:rsidR="00144D9A" w:rsidRPr="00C67CFC">
        <w:rPr>
          <w:sz w:val="24"/>
        </w:rPr>
        <w:t xml:space="preserve"> Alternativt finns färdigbyggda sändar- och mottagarsystem att låna av handledaren.</w:t>
      </w:r>
      <w:ins w:id="782" w:author="Erik Agrell" w:date="2015-10-21T17:43:00Z">
        <w:r w:rsidR="00AA719E">
          <w:rPr>
            <w:sz w:val="24"/>
          </w:rPr>
          <w:t xml:space="preserve"> Sändare och mottagare måste förstås vara inställda på samma datatakt, och denna datatakt skall vara tillräcklig för att stödja audiokommunikation med upplösningen 8 bit/sampel. Se förberedelseuppgift 4.3.</w:t>
        </w:r>
      </w:ins>
    </w:p>
    <w:p w14:paraId="139A0940" w14:textId="77777777" w:rsidR="00F27515" w:rsidRPr="00C67CFC" w:rsidRDefault="00F27515" w:rsidP="00F27515">
      <w:pPr>
        <w:spacing w:line="240" w:lineRule="atLeast"/>
        <w:rPr>
          <w:i/>
          <w:sz w:val="24"/>
        </w:rPr>
      </w:pPr>
    </w:p>
    <w:p w14:paraId="6B39DFE2" w14:textId="12000027" w:rsidR="00803376" w:rsidRPr="009A5D52" w:rsidRDefault="00F27515" w:rsidP="00F27515">
      <w:pPr>
        <w:spacing w:line="240" w:lineRule="atLeast"/>
        <w:rPr>
          <w:i/>
          <w:sz w:val="24"/>
        </w:rPr>
      </w:pPr>
      <w:r w:rsidRPr="00C67CFC">
        <w:rPr>
          <w:i/>
          <w:sz w:val="24"/>
        </w:rPr>
        <w:t>Sändare</w:t>
      </w:r>
      <w:r w:rsidR="009A5D52">
        <w:rPr>
          <w:i/>
          <w:sz w:val="24"/>
        </w:rPr>
        <w:t xml:space="preserve">: </w:t>
      </w:r>
      <w:r w:rsidR="00803376">
        <w:rPr>
          <w:sz w:val="24"/>
        </w:rPr>
        <w:t xml:space="preserve">För A/D-omvandlaren laddas SAR-koden ned till DE1-kortet. Anslut LP-filter och </w:t>
      </w:r>
      <w:del w:id="783" w:author="Erik Agrell" w:date="2015-12-13T20:37:00Z">
        <w:r w:rsidR="00803376" w:rsidDel="00A47D44">
          <w:rPr>
            <w:sz w:val="24"/>
          </w:rPr>
          <w:delText>sample-and-hold</w:delText>
        </w:r>
      </w:del>
      <w:ins w:id="784" w:author="Erik Agrell" w:date="2015-12-13T20:37:00Z">
        <w:r w:rsidR="00A47D44">
          <w:rPr>
            <w:sz w:val="24"/>
          </w:rPr>
          <w:t>S/H</w:t>
        </w:r>
      </w:ins>
      <w:r w:rsidR="00803376">
        <w:rPr>
          <w:sz w:val="24"/>
        </w:rPr>
        <w:t>-krets till A/D-omvandlaren. Anslut inte ännu mikrofon och mikrofonförstärkare.</w:t>
      </w:r>
    </w:p>
    <w:p w14:paraId="74C46FC1" w14:textId="77777777" w:rsidR="00144D9A" w:rsidRPr="00C67CFC" w:rsidRDefault="00144D9A" w:rsidP="00F27515">
      <w:pPr>
        <w:spacing w:line="240" w:lineRule="atLeast"/>
        <w:rPr>
          <w:sz w:val="24"/>
        </w:rPr>
      </w:pPr>
    </w:p>
    <w:p w14:paraId="37EE73B9" w14:textId="78E689AF" w:rsidR="00F27515" w:rsidRPr="009A5D52" w:rsidRDefault="00F27515" w:rsidP="00F27515">
      <w:pPr>
        <w:spacing w:line="240" w:lineRule="atLeast"/>
        <w:rPr>
          <w:i/>
          <w:sz w:val="24"/>
        </w:rPr>
      </w:pPr>
      <w:r w:rsidRPr="00C67CFC">
        <w:rPr>
          <w:i/>
          <w:sz w:val="24"/>
        </w:rPr>
        <w:lastRenderedPageBreak/>
        <w:t>Mottagare</w:t>
      </w:r>
      <w:r w:rsidR="009A5D52">
        <w:rPr>
          <w:i/>
          <w:sz w:val="24"/>
        </w:rPr>
        <w:t xml:space="preserve">: </w:t>
      </w:r>
      <w:r w:rsidRPr="00C67CFC">
        <w:rPr>
          <w:sz w:val="24"/>
        </w:rPr>
        <w:t>Programmera DE1-kortet för serie-till-parallell-omvandling</w:t>
      </w:r>
      <w:r w:rsidR="00411F34" w:rsidRPr="00C67CFC">
        <w:rPr>
          <w:sz w:val="24"/>
        </w:rPr>
        <w:t xml:space="preserve"> </w:t>
      </w:r>
      <w:r w:rsidRPr="00C67CFC">
        <w:rPr>
          <w:sz w:val="24"/>
        </w:rPr>
        <w:t xml:space="preserve">enligt </w:t>
      </w:r>
      <w:proofErr w:type="spellStart"/>
      <w:r w:rsidRPr="00C67CFC">
        <w:rPr>
          <w:sz w:val="24"/>
        </w:rPr>
        <w:t>lab</w:t>
      </w:r>
      <w:proofErr w:type="spellEnd"/>
      <w:r w:rsidR="0014499C">
        <w:rPr>
          <w:sz w:val="24"/>
        </w:rPr>
        <w:t xml:space="preserve"> </w:t>
      </w:r>
      <w:r w:rsidRPr="00C67CFC">
        <w:rPr>
          <w:sz w:val="24"/>
        </w:rPr>
        <w:t>4. Efter D/A-omvandlaren ansluts LP-filtret och därefter effektförstärkaren med hörlurar.</w:t>
      </w:r>
    </w:p>
    <w:p w14:paraId="51DA4A63" w14:textId="77777777" w:rsidR="00144D9A" w:rsidRPr="00C67CFC" w:rsidRDefault="00144D9A" w:rsidP="00F27515">
      <w:pPr>
        <w:spacing w:line="240" w:lineRule="atLeast"/>
        <w:rPr>
          <w:sz w:val="24"/>
        </w:rPr>
      </w:pPr>
    </w:p>
    <w:p w14:paraId="067B8A98" w14:textId="5E214E3D" w:rsidR="00803376" w:rsidRPr="004F0A58" w:rsidRDefault="00144D9A" w:rsidP="00144D9A">
      <w:pPr>
        <w:spacing w:line="240" w:lineRule="atLeast"/>
        <w:rPr>
          <w:i/>
          <w:sz w:val="24"/>
          <w:lang w:val="en-US"/>
        </w:rPr>
      </w:pPr>
      <w:r w:rsidRPr="00C67CFC">
        <w:rPr>
          <w:i/>
          <w:sz w:val="24"/>
        </w:rPr>
        <w:t>Mätningar</w:t>
      </w:r>
      <w:r w:rsidR="009A5D52">
        <w:rPr>
          <w:i/>
          <w:sz w:val="24"/>
        </w:rPr>
        <w:t xml:space="preserve">: </w:t>
      </w:r>
      <w:r w:rsidRPr="00C67CFC">
        <w:rPr>
          <w:bCs/>
          <w:sz w:val="24"/>
        </w:rPr>
        <w:t>Koppla ihop RS232-kontakterna på sändar- och mottagarkort med den tillgängliga specialkabeln</w:t>
      </w:r>
      <w:r w:rsidR="00193DD2">
        <w:rPr>
          <w:bCs/>
          <w:sz w:val="24"/>
        </w:rPr>
        <w:t xml:space="preserve"> (inte den vanliga modemkabeln, som är avsedd för att koppla en dator (DTE) till ett modem (DCE), inte två DCE med varandra)</w:t>
      </w:r>
      <w:r w:rsidRPr="00C67CFC">
        <w:rPr>
          <w:bCs/>
          <w:sz w:val="24"/>
        </w:rPr>
        <w:t xml:space="preserve">. </w:t>
      </w:r>
      <w:r w:rsidR="00803376">
        <w:rPr>
          <w:bCs/>
          <w:sz w:val="24"/>
        </w:rPr>
        <w:t>Testa först systemet genom att mata LP-filtret med en variab</w:t>
      </w:r>
      <w:r w:rsidR="00540E3E">
        <w:rPr>
          <w:bCs/>
          <w:sz w:val="24"/>
        </w:rPr>
        <w:t>el</w:t>
      </w:r>
      <w:r w:rsidR="00803376">
        <w:rPr>
          <w:bCs/>
          <w:sz w:val="24"/>
        </w:rPr>
        <w:t xml:space="preserve"> DC-spänning. </w:t>
      </w:r>
      <w:ins w:id="785" w:author="Li Yan" w:date="2015-10-31T11:38:00Z">
        <w:r w:rsidR="00A47F5C" w:rsidRPr="004F0A58">
          <w:rPr>
            <w:bCs/>
            <w:sz w:val="24"/>
            <w:lang w:val="en-US"/>
          </w:rPr>
          <w:t xml:space="preserve">Change the DC voltage randomly such that the receiver is synchronized with the transmitter, then </w:t>
        </w:r>
      </w:ins>
      <w:del w:id="786" w:author="Li Yan" w:date="2015-10-31T11:38:00Z">
        <w:r w:rsidR="00803376" w:rsidRPr="004F0A58" w:rsidDel="00A47F5C">
          <w:rPr>
            <w:bCs/>
            <w:sz w:val="24"/>
            <w:lang w:val="en-US"/>
          </w:rPr>
          <w:delText>Observera signalnivåer och vågformer i både de analoga och digitala delarna av systemet.</w:delText>
        </w:r>
      </w:del>
      <w:ins w:id="787" w:author="Li Yan" w:date="2015-10-31T11:39:00Z">
        <w:r w:rsidR="00A47F5C">
          <w:rPr>
            <w:bCs/>
            <w:sz w:val="24"/>
            <w:lang w:val="en-US"/>
          </w:rPr>
          <w:t xml:space="preserve">observe </w:t>
        </w:r>
      </w:ins>
      <w:ins w:id="788" w:author="Li Yan" w:date="2015-10-31T11:38:00Z">
        <w:r w:rsidR="00A47F5C" w:rsidRPr="004F0A58">
          <w:rPr>
            <w:bCs/>
            <w:sz w:val="24"/>
            <w:lang w:val="en-US"/>
          </w:rPr>
          <w:t>the LED displays at both the transmitter and receiver side.</w:t>
        </w:r>
      </w:ins>
    </w:p>
    <w:p w14:paraId="34F6BFBC" w14:textId="77777777" w:rsidR="00803376" w:rsidRPr="004F0A58" w:rsidRDefault="00803376" w:rsidP="00144D9A">
      <w:pPr>
        <w:spacing w:line="240" w:lineRule="atLeast"/>
        <w:rPr>
          <w:bCs/>
          <w:sz w:val="24"/>
          <w:lang w:val="en-US"/>
        </w:rPr>
      </w:pPr>
    </w:p>
    <w:p w14:paraId="5231AEA9" w14:textId="5DF766C5" w:rsidR="00803376" w:rsidRDefault="00803376" w:rsidP="00144D9A">
      <w:pPr>
        <w:spacing w:line="240" w:lineRule="atLeast"/>
        <w:rPr>
          <w:bCs/>
          <w:sz w:val="24"/>
        </w:rPr>
      </w:pPr>
      <w:r>
        <w:rPr>
          <w:bCs/>
          <w:sz w:val="24"/>
        </w:rPr>
        <w:t>Testa därefter systemet med en sinusvåg med frekvens 1 kHz</w:t>
      </w:r>
      <w:del w:id="789" w:author="Cristian Bogdan Czegledi" w:date="2015-10-28T16:41:00Z">
        <w:r w:rsidDel="005E5234">
          <w:rPr>
            <w:bCs/>
            <w:sz w:val="24"/>
          </w:rPr>
          <w:delText xml:space="preserve"> och amplitud på ungefär 2 V</w:delText>
        </w:r>
        <w:r w:rsidRPr="00803376" w:rsidDel="005E5234">
          <w:rPr>
            <w:sz w:val="24"/>
            <w:szCs w:val="24"/>
            <w:vertAlign w:val="subscript"/>
          </w:rPr>
          <w:delText>PP</w:delText>
        </w:r>
      </w:del>
      <w:r>
        <w:rPr>
          <w:bCs/>
          <w:sz w:val="24"/>
        </w:rPr>
        <w:t xml:space="preserve"> som insignal.</w:t>
      </w:r>
    </w:p>
    <w:p w14:paraId="21044018" w14:textId="77777777" w:rsidR="00803376" w:rsidRDefault="00803376" w:rsidP="00144D9A">
      <w:pPr>
        <w:spacing w:line="240" w:lineRule="atLeast"/>
        <w:rPr>
          <w:bCs/>
          <w:sz w:val="24"/>
        </w:rPr>
      </w:pPr>
    </w:p>
    <w:p w14:paraId="4EDC95C6" w14:textId="677D0A08" w:rsidR="005E5234" w:rsidRPr="004F0A58" w:rsidRDefault="005E5234" w:rsidP="00144D9A">
      <w:pPr>
        <w:spacing w:line="240" w:lineRule="atLeast"/>
        <w:rPr>
          <w:ins w:id="790" w:author="Cristian Bogdan Czegledi" w:date="2015-10-28T16:42:00Z"/>
          <w:bCs/>
          <w:sz w:val="24"/>
          <w:lang w:val="en-US"/>
        </w:rPr>
      </w:pPr>
      <w:ins w:id="791" w:author="Cristian Bogdan Czegledi" w:date="2015-10-28T16:41:00Z">
        <w:r w:rsidRPr="004F0A58">
          <w:rPr>
            <w:bCs/>
            <w:sz w:val="24"/>
            <w:lang w:val="en-US"/>
          </w:rPr>
          <w:t xml:space="preserve">Vary the amplitude of the input signal </w:t>
        </w:r>
      </w:ins>
      <w:ins w:id="792" w:author="Cristian Bogdan Czegledi" w:date="2015-10-28T16:43:00Z">
        <w:r w:rsidRPr="004F0A58">
          <w:rPr>
            <w:bCs/>
            <w:sz w:val="24"/>
            <w:lang w:val="en-US"/>
          </w:rPr>
          <w:t xml:space="preserve">in order </w:t>
        </w:r>
      </w:ins>
      <w:ins w:id="793" w:author="Cristian Bogdan Czegledi" w:date="2015-10-28T16:41:00Z">
        <w:r w:rsidRPr="004F0A58">
          <w:rPr>
            <w:bCs/>
            <w:sz w:val="24"/>
            <w:lang w:val="en-US"/>
          </w:rPr>
          <w:t xml:space="preserve">to determine the minimum </w:t>
        </w:r>
      </w:ins>
      <w:ins w:id="794" w:author="Cristian Bogdan Czegledi" w:date="2015-10-28T16:43:00Z">
        <w:r w:rsidRPr="004F0A58">
          <w:rPr>
            <w:bCs/>
            <w:sz w:val="24"/>
            <w:lang w:val="en-US"/>
          </w:rPr>
          <w:t>amplitude of the</w:t>
        </w:r>
      </w:ins>
      <w:ins w:id="795" w:author="Cristian Bogdan Czegledi" w:date="2015-10-28T16:41:00Z">
        <w:r w:rsidRPr="004F0A58">
          <w:rPr>
            <w:bCs/>
            <w:sz w:val="24"/>
            <w:lang w:val="en-US"/>
          </w:rPr>
          <w:t xml:space="preserve"> </w:t>
        </w:r>
      </w:ins>
      <w:ins w:id="796" w:author="Cristian Bogdan Czegledi" w:date="2015-10-28T16:43:00Z">
        <w:r w:rsidRPr="004F0A58">
          <w:rPr>
            <w:bCs/>
            <w:sz w:val="24"/>
            <w:lang w:val="en-US"/>
          </w:rPr>
          <w:t xml:space="preserve">transmitter that can be detected by the receiver. </w:t>
        </w:r>
      </w:ins>
      <w:ins w:id="797" w:author="Cristian Bogdan Czegledi" w:date="2015-10-28T16:44:00Z">
        <w:r w:rsidRPr="004F0A58">
          <w:rPr>
            <w:bCs/>
            <w:sz w:val="24"/>
            <w:lang w:val="en-US"/>
          </w:rPr>
          <w:t>Also determine</w:t>
        </w:r>
      </w:ins>
      <w:ins w:id="798" w:author="Cristian Bogdan Czegledi" w:date="2015-10-28T16:41:00Z">
        <w:r w:rsidRPr="004F0A58">
          <w:rPr>
            <w:bCs/>
            <w:sz w:val="24"/>
            <w:lang w:val="en-US"/>
          </w:rPr>
          <w:t xml:space="preserve"> the maximum input such that the output is </w:t>
        </w:r>
        <w:del w:id="799" w:author="Li Yan" w:date="2015-10-31T11:40:00Z">
          <w:r w:rsidRPr="004F0A58" w:rsidDel="00A47F5C">
            <w:rPr>
              <w:bCs/>
              <w:sz w:val="24"/>
              <w:lang w:val="en-US"/>
            </w:rPr>
            <w:delText>saturated</w:delText>
          </w:r>
        </w:del>
      </w:ins>
      <w:ins w:id="800" w:author="Li Yan" w:date="2015-10-31T11:40:00Z">
        <w:r w:rsidR="00A47F5C" w:rsidRPr="004F0A58">
          <w:rPr>
            <w:bCs/>
            <w:sz w:val="24"/>
            <w:lang w:val="en-US"/>
          </w:rPr>
          <w:t>not distorted</w:t>
        </w:r>
      </w:ins>
      <w:ins w:id="801" w:author="Cristian Bogdan Czegledi" w:date="2015-10-28T16:41:00Z">
        <w:r w:rsidRPr="004F0A58">
          <w:rPr>
            <w:bCs/>
            <w:sz w:val="24"/>
            <w:lang w:val="en-US"/>
          </w:rPr>
          <w:t xml:space="preserve">. </w:t>
        </w:r>
      </w:ins>
    </w:p>
    <w:p w14:paraId="3CA6018B" w14:textId="77777777" w:rsidR="005E5234" w:rsidRPr="004F0A58" w:rsidRDefault="005E5234" w:rsidP="00144D9A">
      <w:pPr>
        <w:spacing w:line="240" w:lineRule="atLeast"/>
        <w:rPr>
          <w:ins w:id="802" w:author="Cristian Bogdan Czegledi" w:date="2015-10-28T16:42:00Z"/>
          <w:bCs/>
          <w:sz w:val="24"/>
          <w:lang w:val="en-US"/>
        </w:rPr>
      </w:pPr>
    </w:p>
    <w:p w14:paraId="3B1B993C" w14:textId="0EF0D4E8" w:rsidR="00803376" w:rsidRDefault="00803376" w:rsidP="00144D9A">
      <w:pPr>
        <w:spacing w:line="240" w:lineRule="atLeast"/>
        <w:rPr>
          <w:bCs/>
          <w:sz w:val="24"/>
        </w:rPr>
      </w:pPr>
      <w:r>
        <w:rPr>
          <w:bCs/>
          <w:sz w:val="24"/>
        </w:rPr>
        <w:t xml:space="preserve">Utsignalen </w:t>
      </w:r>
      <w:del w:id="803" w:author="Li Yan" w:date="2015-10-31T11:46:00Z">
        <w:r w:rsidDel="00EB51E8">
          <w:rPr>
            <w:bCs/>
            <w:sz w:val="24"/>
          </w:rPr>
          <w:delText xml:space="preserve">bottnar </w:delText>
        </w:r>
      </w:del>
      <w:ins w:id="804" w:author="Li Yan" w:date="2015-10-31T11:46:00Z">
        <w:r w:rsidR="00EB51E8">
          <w:rPr>
            <w:bCs/>
            <w:sz w:val="24"/>
          </w:rPr>
          <w:t xml:space="preserve">The output </w:t>
        </w:r>
        <w:proofErr w:type="spellStart"/>
        <w:r w:rsidR="00EB51E8">
          <w:rPr>
            <w:bCs/>
            <w:sz w:val="24"/>
          </w:rPr>
          <w:t>sine</w:t>
        </w:r>
        <w:proofErr w:type="spellEnd"/>
        <w:r w:rsidR="00EB51E8">
          <w:rPr>
            <w:bCs/>
            <w:sz w:val="24"/>
          </w:rPr>
          <w:t xml:space="preserve"> signal is </w:t>
        </w:r>
        <w:proofErr w:type="spellStart"/>
        <w:r w:rsidR="00EB51E8">
          <w:rPr>
            <w:bCs/>
            <w:sz w:val="24"/>
          </w:rPr>
          <w:t>distorted</w:t>
        </w:r>
        <w:proofErr w:type="spellEnd"/>
        <w:r w:rsidR="00EB51E8">
          <w:rPr>
            <w:bCs/>
            <w:sz w:val="24"/>
          </w:rPr>
          <w:t xml:space="preserve"> at the </w:t>
        </w:r>
        <w:proofErr w:type="spellStart"/>
        <w:r w:rsidR="00EB51E8">
          <w:rPr>
            <w:bCs/>
            <w:sz w:val="24"/>
          </w:rPr>
          <w:t>top</w:t>
        </w:r>
        <w:proofErr w:type="spellEnd"/>
        <w:r w:rsidR="00EB51E8">
          <w:rPr>
            <w:bCs/>
            <w:sz w:val="24"/>
          </w:rPr>
          <w:t xml:space="preserve"> and </w:t>
        </w:r>
        <w:proofErr w:type="spellStart"/>
        <w:r w:rsidR="00EB51E8">
          <w:rPr>
            <w:bCs/>
            <w:sz w:val="24"/>
          </w:rPr>
          <w:t>bottom</w:t>
        </w:r>
        <w:proofErr w:type="spellEnd"/>
        <w:r w:rsidR="00EB51E8">
          <w:rPr>
            <w:bCs/>
            <w:sz w:val="24"/>
          </w:rPr>
          <w:t xml:space="preserve"> </w:t>
        </w:r>
      </w:ins>
      <w:r>
        <w:rPr>
          <w:bCs/>
          <w:sz w:val="24"/>
        </w:rPr>
        <w:t>när insignalen är en sinussignal på …………. V</w:t>
      </w:r>
      <w:r w:rsidRPr="00803376">
        <w:rPr>
          <w:sz w:val="24"/>
          <w:szCs w:val="24"/>
          <w:vertAlign w:val="subscript"/>
        </w:rPr>
        <w:t>PP</w:t>
      </w:r>
      <w:r>
        <w:rPr>
          <w:bCs/>
          <w:sz w:val="24"/>
        </w:rPr>
        <w:t>.</w:t>
      </w:r>
    </w:p>
    <w:p w14:paraId="7FCB4A85" w14:textId="77777777" w:rsidR="00803376" w:rsidRDefault="00803376" w:rsidP="00144D9A">
      <w:pPr>
        <w:spacing w:line="240" w:lineRule="atLeast"/>
        <w:rPr>
          <w:bCs/>
          <w:sz w:val="24"/>
        </w:rPr>
      </w:pPr>
    </w:p>
    <w:p w14:paraId="6C26F6D6" w14:textId="0735EFE2" w:rsidR="00803376" w:rsidRDefault="00803376" w:rsidP="00144D9A">
      <w:pPr>
        <w:spacing w:line="240" w:lineRule="atLeast"/>
        <w:rPr>
          <w:bCs/>
          <w:sz w:val="24"/>
        </w:rPr>
      </w:pPr>
      <w:r>
        <w:rPr>
          <w:bCs/>
          <w:sz w:val="24"/>
        </w:rPr>
        <w:t xml:space="preserve">Den minsta insignalamplitud som kan detekteras är …………. </w:t>
      </w:r>
      <w:proofErr w:type="spellStart"/>
      <w:r>
        <w:rPr>
          <w:bCs/>
          <w:sz w:val="24"/>
        </w:rPr>
        <w:t>mV</w:t>
      </w:r>
      <w:r w:rsidRPr="00803376">
        <w:rPr>
          <w:sz w:val="24"/>
          <w:szCs w:val="24"/>
          <w:vertAlign w:val="subscript"/>
        </w:rPr>
        <w:t>PP</w:t>
      </w:r>
      <w:proofErr w:type="spellEnd"/>
      <w:r>
        <w:rPr>
          <w:bCs/>
          <w:sz w:val="24"/>
        </w:rPr>
        <w:t>.</w:t>
      </w:r>
    </w:p>
    <w:p w14:paraId="3B4058AA" w14:textId="77777777" w:rsidR="00803376" w:rsidRDefault="00803376" w:rsidP="00144D9A">
      <w:pPr>
        <w:spacing w:line="240" w:lineRule="atLeast"/>
        <w:rPr>
          <w:bCs/>
          <w:sz w:val="24"/>
        </w:rPr>
      </w:pPr>
    </w:p>
    <w:p w14:paraId="2E964800" w14:textId="1391C2CC" w:rsidR="00803376" w:rsidRDefault="00803376" w:rsidP="00144D9A">
      <w:pPr>
        <w:spacing w:line="240" w:lineRule="atLeast"/>
        <w:rPr>
          <w:ins w:id="805" w:author="Li Yan" w:date="2015-10-31T12:00:00Z"/>
          <w:bCs/>
          <w:sz w:val="24"/>
        </w:rPr>
      </w:pPr>
      <w:r>
        <w:rPr>
          <w:bCs/>
          <w:sz w:val="24"/>
        </w:rPr>
        <w:t>Överföringens dynamik (kvoten mellan maximal och minimal amplitud) är ………….. dB.</w:t>
      </w:r>
    </w:p>
    <w:p w14:paraId="0FA66925" w14:textId="77777777" w:rsidR="003E08A7" w:rsidRDefault="003E08A7" w:rsidP="00144D9A">
      <w:pPr>
        <w:spacing w:line="240" w:lineRule="atLeast"/>
        <w:rPr>
          <w:ins w:id="806" w:author="Li Yan" w:date="2015-10-31T12:00:00Z"/>
          <w:bCs/>
          <w:sz w:val="24"/>
        </w:rPr>
      </w:pPr>
    </w:p>
    <w:p w14:paraId="7E1C6304" w14:textId="48F2BCFB" w:rsidR="003E08A7" w:rsidRDefault="003E08A7" w:rsidP="00144D9A">
      <w:pPr>
        <w:spacing w:line="240" w:lineRule="atLeast"/>
        <w:rPr>
          <w:ins w:id="807" w:author="Li Yan" w:date="2015-10-31T12:01:00Z"/>
          <w:bCs/>
          <w:sz w:val="24"/>
          <w:lang w:val="en-US"/>
        </w:rPr>
      </w:pPr>
      <w:ins w:id="808" w:author="Li Yan" w:date="2015-10-31T12:00:00Z">
        <w:r w:rsidRPr="004F0A58">
          <w:rPr>
            <w:bCs/>
            <w:sz w:val="24"/>
            <w:lang w:val="en-US"/>
          </w:rPr>
          <w:t xml:space="preserve">Observe the signals </w:t>
        </w:r>
      </w:ins>
      <w:ins w:id="809" w:author="Li Yan" w:date="2015-10-31T12:01:00Z">
        <w:r w:rsidRPr="004F0A58">
          <w:rPr>
            <w:bCs/>
            <w:sz w:val="24"/>
            <w:lang w:val="en-US"/>
          </w:rPr>
          <w:t xml:space="preserve">in oscilloscope </w:t>
        </w:r>
      </w:ins>
      <w:ins w:id="810" w:author="Li Yan" w:date="2015-10-31T12:00:00Z">
        <w:r w:rsidRPr="004F0A58">
          <w:rPr>
            <w:bCs/>
            <w:sz w:val="24"/>
            <w:lang w:val="en-US"/>
          </w:rPr>
          <w:t>at the following places</w:t>
        </w:r>
      </w:ins>
      <w:ins w:id="811" w:author="Li Yan" w:date="2015-10-31T12:01:00Z">
        <w:r>
          <w:rPr>
            <w:bCs/>
            <w:sz w:val="24"/>
            <w:lang w:val="en-US"/>
          </w:rPr>
          <w:t xml:space="preserve">: </w:t>
        </w:r>
      </w:ins>
    </w:p>
    <w:p w14:paraId="03276715" w14:textId="6ED98860" w:rsidR="003E08A7" w:rsidRPr="003E08A7" w:rsidDel="00D107F5" w:rsidRDefault="003E08A7">
      <w:pPr>
        <w:pStyle w:val="ListParagraph"/>
        <w:numPr>
          <w:ilvl w:val="0"/>
          <w:numId w:val="22"/>
        </w:numPr>
        <w:spacing w:line="240" w:lineRule="atLeast"/>
        <w:rPr>
          <w:ins w:id="812" w:author="Li Yan" w:date="2015-10-31T12:02:00Z"/>
          <w:del w:id="813" w:author="Erik Agrell" w:date="2015-12-15T13:08:00Z"/>
          <w:bCs/>
          <w:sz w:val="24"/>
          <w:lang w:val="en-US"/>
          <w:rPrChange w:id="814" w:author="Li Yan" w:date="2015-10-31T12:02:00Z">
            <w:rPr>
              <w:ins w:id="815" w:author="Li Yan" w:date="2015-10-31T12:02:00Z"/>
              <w:del w:id="816" w:author="Erik Agrell" w:date="2015-12-15T13:08:00Z"/>
              <w:bCs/>
              <w:sz w:val="24"/>
            </w:rPr>
          </w:rPrChange>
        </w:rPr>
        <w:pPrChange w:id="817" w:author="Li Yan" w:date="2015-10-31T12:01:00Z">
          <w:pPr>
            <w:spacing w:line="240" w:lineRule="atLeast"/>
          </w:pPr>
        </w:pPrChange>
      </w:pPr>
      <w:ins w:id="818" w:author="Li Yan" w:date="2015-10-31T12:02:00Z">
        <w:del w:id="819" w:author="Erik Agrell" w:date="2015-12-15T13:08:00Z">
          <w:r w:rsidRPr="004F0A58" w:rsidDel="00D107F5">
            <w:rPr>
              <w:bCs/>
              <w:sz w:val="24"/>
              <w:lang w:val="en-US"/>
            </w:rPr>
            <w:delText>The input signal at the input of LP-filter</w:delText>
          </w:r>
        </w:del>
      </w:ins>
      <w:ins w:id="820" w:author="Li Yan" w:date="2015-10-31T12:07:00Z">
        <w:del w:id="821" w:author="Erik Agrell" w:date="2015-12-15T13:08:00Z">
          <w:r w:rsidDel="00D107F5">
            <w:rPr>
              <w:bCs/>
              <w:sz w:val="24"/>
              <w:lang w:val="en-US"/>
            </w:rPr>
            <w:delText xml:space="preserve"> at the transmitter</w:delText>
          </w:r>
        </w:del>
      </w:ins>
    </w:p>
    <w:p w14:paraId="0A9E7E5D" w14:textId="00D1EC19" w:rsidR="003E08A7" w:rsidRDefault="003E08A7">
      <w:pPr>
        <w:pStyle w:val="ListParagraph"/>
        <w:numPr>
          <w:ilvl w:val="0"/>
          <w:numId w:val="22"/>
        </w:numPr>
        <w:spacing w:line="240" w:lineRule="atLeast"/>
        <w:rPr>
          <w:ins w:id="822" w:author="Li Yan" w:date="2015-10-31T12:03:00Z"/>
          <w:bCs/>
          <w:sz w:val="24"/>
          <w:lang w:val="en-US"/>
        </w:rPr>
        <w:pPrChange w:id="823" w:author="Li Yan" w:date="2015-10-31T12:01:00Z">
          <w:pPr>
            <w:spacing w:line="240" w:lineRule="atLeast"/>
          </w:pPr>
        </w:pPrChange>
      </w:pPr>
      <w:ins w:id="824" w:author="Li Yan" w:date="2015-10-31T12:03:00Z">
        <w:r>
          <w:rPr>
            <w:bCs/>
            <w:sz w:val="24"/>
            <w:lang w:val="en-US"/>
          </w:rPr>
          <w:t>The output of LP-filter</w:t>
        </w:r>
      </w:ins>
      <w:ins w:id="825" w:author="Li Yan" w:date="2015-10-31T12:07:00Z">
        <w:r w:rsidRPr="003E08A7">
          <w:rPr>
            <w:bCs/>
            <w:sz w:val="24"/>
            <w:lang w:val="en-US"/>
          </w:rPr>
          <w:t xml:space="preserve"> </w:t>
        </w:r>
        <w:r>
          <w:rPr>
            <w:bCs/>
            <w:sz w:val="24"/>
            <w:lang w:val="en-US"/>
          </w:rPr>
          <w:t>at the transmitter</w:t>
        </w:r>
      </w:ins>
      <w:ins w:id="826" w:author="Erik Agrell" w:date="2015-12-15T13:08:00Z">
        <w:r w:rsidR="00D107F5">
          <w:rPr>
            <w:bCs/>
            <w:sz w:val="24"/>
            <w:lang w:val="en-US"/>
          </w:rPr>
          <w:t xml:space="preserve"> VLP</w:t>
        </w:r>
      </w:ins>
    </w:p>
    <w:p w14:paraId="41CF13A3" w14:textId="37215A80" w:rsidR="003E08A7" w:rsidRDefault="003E08A7">
      <w:pPr>
        <w:pStyle w:val="ListParagraph"/>
        <w:numPr>
          <w:ilvl w:val="0"/>
          <w:numId w:val="22"/>
        </w:numPr>
        <w:spacing w:line="240" w:lineRule="atLeast"/>
        <w:rPr>
          <w:ins w:id="827" w:author="Li Yan" w:date="2015-10-31T12:03:00Z"/>
          <w:bCs/>
          <w:sz w:val="24"/>
          <w:lang w:val="en-US"/>
        </w:rPr>
        <w:pPrChange w:id="828" w:author="Li Yan" w:date="2015-10-31T12:01:00Z">
          <w:pPr>
            <w:spacing w:line="240" w:lineRule="atLeast"/>
          </w:pPr>
        </w:pPrChange>
      </w:pPr>
      <w:ins w:id="829" w:author="Li Yan" w:date="2015-10-31T12:03:00Z">
        <w:r>
          <w:rPr>
            <w:bCs/>
            <w:sz w:val="24"/>
            <w:lang w:val="en-US"/>
          </w:rPr>
          <w:t>The output of sample-and-hold</w:t>
        </w:r>
      </w:ins>
      <w:ins w:id="830" w:author="Li Yan" w:date="2015-10-31T12:07:00Z">
        <w:r w:rsidRPr="003E08A7">
          <w:rPr>
            <w:bCs/>
            <w:sz w:val="24"/>
            <w:lang w:val="en-US"/>
          </w:rPr>
          <w:t xml:space="preserve"> </w:t>
        </w:r>
        <w:r>
          <w:rPr>
            <w:bCs/>
            <w:sz w:val="24"/>
            <w:lang w:val="en-US"/>
          </w:rPr>
          <w:t>at the transmitter</w:t>
        </w:r>
      </w:ins>
      <w:ins w:id="831" w:author="Erik Agrell" w:date="2015-12-15T13:09:00Z">
        <w:r w:rsidR="00D107F5">
          <w:rPr>
            <w:bCs/>
            <w:sz w:val="24"/>
            <w:lang w:val="en-US"/>
          </w:rPr>
          <w:t xml:space="preserve"> VSH</w:t>
        </w:r>
      </w:ins>
    </w:p>
    <w:p w14:paraId="36A74474" w14:textId="7F333B48" w:rsidR="003E08A7" w:rsidDel="00D107F5" w:rsidRDefault="003E08A7">
      <w:pPr>
        <w:pStyle w:val="ListParagraph"/>
        <w:numPr>
          <w:ilvl w:val="0"/>
          <w:numId w:val="22"/>
        </w:numPr>
        <w:spacing w:line="240" w:lineRule="atLeast"/>
        <w:rPr>
          <w:ins w:id="832" w:author="Li Yan" w:date="2015-10-31T12:03:00Z"/>
          <w:del w:id="833" w:author="Erik Agrell" w:date="2015-12-15T13:15:00Z"/>
          <w:bCs/>
          <w:sz w:val="24"/>
          <w:lang w:val="en-US"/>
        </w:rPr>
        <w:pPrChange w:id="834" w:author="Li Yan" w:date="2015-10-31T12:01:00Z">
          <w:pPr>
            <w:spacing w:line="240" w:lineRule="atLeast"/>
          </w:pPr>
        </w:pPrChange>
      </w:pPr>
      <w:ins w:id="835" w:author="Li Yan" w:date="2015-10-31T12:03:00Z">
        <w:del w:id="836" w:author="Erik Agrell" w:date="2015-12-15T13:15:00Z">
          <w:r w:rsidDel="00D107F5">
            <w:rPr>
              <w:bCs/>
              <w:sz w:val="24"/>
              <w:lang w:val="en-US"/>
            </w:rPr>
            <w:delText>The output of comparator</w:delText>
          </w:r>
        </w:del>
      </w:ins>
      <w:ins w:id="837" w:author="Li Yan" w:date="2015-10-31T12:07:00Z">
        <w:del w:id="838" w:author="Erik Agrell" w:date="2015-12-15T13:15:00Z">
          <w:r w:rsidRPr="003E08A7" w:rsidDel="00D107F5">
            <w:rPr>
              <w:bCs/>
              <w:sz w:val="24"/>
              <w:lang w:val="en-US"/>
            </w:rPr>
            <w:delText xml:space="preserve"> </w:delText>
          </w:r>
          <w:r w:rsidDel="00D107F5">
            <w:rPr>
              <w:bCs/>
              <w:sz w:val="24"/>
              <w:lang w:val="en-US"/>
            </w:rPr>
            <w:delText>at the transmitter</w:delText>
          </w:r>
        </w:del>
      </w:ins>
    </w:p>
    <w:p w14:paraId="6BE2F7B1" w14:textId="798F2A11" w:rsidR="003E08A7" w:rsidDel="00D107F5" w:rsidRDefault="003E08A7">
      <w:pPr>
        <w:pStyle w:val="ListParagraph"/>
        <w:numPr>
          <w:ilvl w:val="0"/>
          <w:numId w:val="22"/>
        </w:numPr>
        <w:spacing w:line="240" w:lineRule="atLeast"/>
        <w:rPr>
          <w:ins w:id="839" w:author="Li Yan" w:date="2015-10-31T12:05:00Z"/>
          <w:del w:id="840" w:author="Erik Agrell" w:date="2015-12-15T13:08:00Z"/>
          <w:bCs/>
          <w:sz w:val="24"/>
          <w:lang w:val="en-US"/>
        </w:rPr>
        <w:pPrChange w:id="841" w:author="Li Yan" w:date="2015-10-31T12:07:00Z">
          <w:pPr>
            <w:spacing w:line="240" w:lineRule="atLeast"/>
          </w:pPr>
        </w:pPrChange>
      </w:pPr>
      <w:ins w:id="842" w:author="Li Yan" w:date="2015-10-31T12:04:00Z">
        <w:del w:id="843" w:author="Erik Agrell" w:date="2015-12-15T13:08:00Z">
          <w:r w:rsidDel="00D107F5">
            <w:rPr>
              <w:noProof/>
              <w:position w:val="-6"/>
              <w:sz w:val="24"/>
              <w:lang w:val="en-US"/>
              <w:rPrChange w:id="844" w:author="Unknown">
                <w:rPr>
                  <w:noProof/>
                  <w:lang w:val="en-US"/>
                </w:rPr>
              </w:rPrChange>
            </w:rPr>
            <w:drawing>
              <wp:inline distT="0" distB="0" distL="0" distR="0" wp14:anchorId="65075E4B" wp14:editId="60C8CB54">
                <wp:extent cx="274955" cy="2133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955" cy="213360"/>
                        </a:xfrm>
                        <a:prstGeom prst="rect">
                          <a:avLst/>
                        </a:prstGeom>
                        <a:noFill/>
                        <a:ln>
                          <a:noFill/>
                        </a:ln>
                      </pic:spPr>
                    </pic:pic>
                  </a:graphicData>
                </a:graphic>
              </wp:inline>
            </w:drawing>
          </w:r>
          <w:r w:rsidDel="00D107F5">
            <w:rPr>
              <w:bCs/>
              <w:sz w:val="24"/>
              <w:lang w:val="en-US"/>
            </w:rPr>
            <w:delText>signal</w:delText>
          </w:r>
        </w:del>
      </w:ins>
      <w:ins w:id="845" w:author="Li Yan" w:date="2015-10-31T12:07:00Z">
        <w:del w:id="846" w:author="Erik Agrell" w:date="2015-12-15T13:08:00Z">
          <w:r w:rsidRPr="003E08A7" w:rsidDel="00D107F5">
            <w:rPr>
              <w:bCs/>
              <w:sz w:val="24"/>
              <w:lang w:val="en-US"/>
            </w:rPr>
            <w:delText xml:space="preserve"> </w:delText>
          </w:r>
          <w:r w:rsidDel="00D107F5">
            <w:rPr>
              <w:bCs/>
              <w:sz w:val="24"/>
              <w:lang w:val="en-US"/>
            </w:rPr>
            <w:delText>at the transmitter</w:delText>
          </w:r>
        </w:del>
      </w:ins>
    </w:p>
    <w:p w14:paraId="4E3C832E" w14:textId="6B763A08" w:rsidR="003E08A7" w:rsidRDefault="003E08A7">
      <w:pPr>
        <w:pStyle w:val="ListParagraph"/>
        <w:numPr>
          <w:ilvl w:val="0"/>
          <w:numId w:val="22"/>
        </w:numPr>
        <w:spacing w:line="240" w:lineRule="atLeast"/>
        <w:rPr>
          <w:ins w:id="847" w:author="Li Yan" w:date="2015-10-31T12:09:00Z"/>
          <w:bCs/>
          <w:sz w:val="24"/>
          <w:lang w:val="en-US"/>
        </w:rPr>
        <w:pPrChange w:id="848" w:author="Li Yan" w:date="2015-10-31T12:01:00Z">
          <w:pPr>
            <w:spacing w:line="240" w:lineRule="atLeast"/>
          </w:pPr>
        </w:pPrChange>
      </w:pPr>
      <w:ins w:id="849" w:author="Li Yan" w:date="2015-10-31T12:09:00Z">
        <w:r>
          <w:rPr>
            <w:bCs/>
            <w:sz w:val="24"/>
            <w:lang w:val="en-US"/>
          </w:rPr>
          <w:t>Input to the LP-filter at the receiver</w:t>
        </w:r>
      </w:ins>
      <w:ins w:id="850" w:author="Erik Agrell" w:date="2015-12-15T13:15:00Z">
        <w:r w:rsidR="00D107F5">
          <w:rPr>
            <w:bCs/>
            <w:sz w:val="24"/>
            <w:lang w:val="en-US"/>
          </w:rPr>
          <w:t xml:space="preserve"> VDA2</w:t>
        </w:r>
      </w:ins>
      <w:ins w:id="851" w:author="Li Yan" w:date="2015-10-31T12:09:00Z">
        <w:r>
          <w:rPr>
            <w:bCs/>
            <w:sz w:val="24"/>
            <w:lang w:val="en-US"/>
          </w:rPr>
          <w:t xml:space="preserve"> </w:t>
        </w:r>
      </w:ins>
    </w:p>
    <w:p w14:paraId="402BEC51" w14:textId="679AD1B8" w:rsidR="00D107F5" w:rsidRPr="00D107F5" w:rsidRDefault="003E08A7" w:rsidP="00D107F5">
      <w:pPr>
        <w:pStyle w:val="ListParagraph"/>
        <w:numPr>
          <w:ilvl w:val="0"/>
          <w:numId w:val="22"/>
        </w:numPr>
        <w:spacing w:line="240" w:lineRule="atLeast"/>
        <w:rPr>
          <w:ins w:id="852" w:author="Li Yan" w:date="2015-10-31T11:48:00Z"/>
          <w:bCs/>
          <w:sz w:val="24"/>
          <w:lang w:val="en-US"/>
        </w:rPr>
        <w:pPrChange w:id="853" w:author="Li Yan" w:date="2015-10-31T12:10:00Z">
          <w:pPr>
            <w:spacing w:line="240" w:lineRule="atLeast"/>
          </w:pPr>
        </w:pPrChange>
      </w:pPr>
      <w:ins w:id="854" w:author="Li Yan" w:date="2015-10-31T12:10:00Z">
        <w:r>
          <w:rPr>
            <w:bCs/>
            <w:sz w:val="24"/>
            <w:lang w:val="en-US"/>
          </w:rPr>
          <w:t>Output of the LP-filter at the receiver</w:t>
        </w:r>
      </w:ins>
      <w:ins w:id="855" w:author="Erik Agrell" w:date="2015-12-15T13:15:00Z">
        <w:r w:rsidR="00D107F5">
          <w:rPr>
            <w:bCs/>
            <w:sz w:val="24"/>
            <w:lang w:val="en-US"/>
          </w:rPr>
          <w:t xml:space="preserve"> VLP2</w:t>
        </w:r>
      </w:ins>
    </w:p>
    <w:p w14:paraId="79612B73" w14:textId="0E574DA0" w:rsidR="0084622E" w:rsidRDefault="00D107F5" w:rsidP="00144D9A">
      <w:pPr>
        <w:spacing w:line="240" w:lineRule="atLeast"/>
        <w:rPr>
          <w:ins w:id="856" w:author="Erik Agrell" w:date="2015-12-15T13:16:00Z"/>
          <w:bCs/>
          <w:sz w:val="24"/>
          <w:lang w:val="en-US"/>
        </w:rPr>
      </w:pPr>
      <w:ins w:id="857" w:author="Erik Agrell" w:date="2015-12-15T13:16:00Z">
        <w:r>
          <w:rPr>
            <w:bCs/>
            <w:sz w:val="24"/>
            <w:lang w:val="en-US"/>
          </w:rPr>
          <w:t>Is VLP2 similar to VLP? Why or why not?</w:t>
        </w:r>
      </w:ins>
    </w:p>
    <w:p w14:paraId="396C6479" w14:textId="77777777" w:rsidR="00D107F5" w:rsidRPr="003E08A7" w:rsidRDefault="00D107F5" w:rsidP="00144D9A">
      <w:pPr>
        <w:spacing w:line="240" w:lineRule="atLeast"/>
        <w:rPr>
          <w:ins w:id="858" w:author="Li Yan" w:date="2015-10-31T11:48:00Z"/>
          <w:bCs/>
          <w:sz w:val="24"/>
          <w:lang w:val="en-US"/>
          <w:rPrChange w:id="859" w:author="Li Yan" w:date="2015-10-31T12:02:00Z">
            <w:rPr>
              <w:ins w:id="860" w:author="Li Yan" w:date="2015-10-31T11:48:00Z"/>
              <w:bCs/>
              <w:sz w:val="24"/>
            </w:rPr>
          </w:rPrChange>
        </w:rPr>
      </w:pPr>
    </w:p>
    <w:p w14:paraId="1FCCCB2C" w14:textId="49B814B4" w:rsidR="0084622E" w:rsidRPr="004F0A58" w:rsidRDefault="0084622E" w:rsidP="00144D9A">
      <w:pPr>
        <w:spacing w:line="240" w:lineRule="atLeast"/>
        <w:rPr>
          <w:bCs/>
          <w:sz w:val="24"/>
          <w:lang w:val="en-US"/>
        </w:rPr>
      </w:pPr>
      <w:ins w:id="861" w:author="Li Yan" w:date="2015-10-31T11:48:00Z">
        <w:r w:rsidRPr="004F0A58">
          <w:rPr>
            <w:bCs/>
            <w:sz w:val="24"/>
            <w:lang w:val="en-US"/>
          </w:rPr>
          <w:t xml:space="preserve">Now keep the </w:t>
        </w:r>
      </w:ins>
      <w:ins w:id="862" w:author="Li Yan" w:date="2015-10-31T11:49:00Z">
        <w:r w:rsidR="00DF3140">
          <w:rPr>
            <w:bCs/>
            <w:sz w:val="24"/>
            <w:lang w:val="en-US"/>
          </w:rPr>
          <w:t xml:space="preserve">amplitude of the input signal at the maximal </w:t>
        </w:r>
      </w:ins>
      <w:ins w:id="863" w:author="Erik Agrell" w:date="2015-12-15T13:18:00Z">
        <w:r w:rsidR="00491585">
          <w:rPr>
            <w:bCs/>
            <w:sz w:val="24"/>
            <w:lang w:val="en-US"/>
          </w:rPr>
          <w:t xml:space="preserve">distortion-free </w:t>
        </w:r>
      </w:ins>
      <w:ins w:id="864" w:author="Li Yan" w:date="2015-10-31T11:49:00Z">
        <w:r w:rsidR="00DF3140">
          <w:rPr>
            <w:bCs/>
            <w:sz w:val="24"/>
            <w:lang w:val="en-US"/>
          </w:rPr>
          <w:t xml:space="preserve">value and vary the frequency of the sine wave </w:t>
        </w:r>
      </w:ins>
    </w:p>
    <w:p w14:paraId="59EAC2CE" w14:textId="77777777" w:rsidR="00803376" w:rsidRPr="004F0A58" w:rsidRDefault="00803376" w:rsidP="00144D9A">
      <w:pPr>
        <w:spacing w:line="240" w:lineRule="atLeast"/>
        <w:rPr>
          <w:bCs/>
          <w:sz w:val="24"/>
          <w:lang w:val="en-US"/>
        </w:rPr>
      </w:pPr>
    </w:p>
    <w:p w14:paraId="1E40499B" w14:textId="4F95CB93" w:rsidR="00803376" w:rsidRDefault="00803376" w:rsidP="00144D9A">
      <w:pPr>
        <w:spacing w:line="240" w:lineRule="atLeast"/>
        <w:rPr>
          <w:bCs/>
          <w:sz w:val="24"/>
        </w:rPr>
      </w:pPr>
      <w:r>
        <w:rPr>
          <w:bCs/>
          <w:sz w:val="24"/>
        </w:rPr>
        <w:t>Överföringens 3dB-bandbredd är från ………… Hz till ………….. kHz.</w:t>
      </w:r>
    </w:p>
    <w:p w14:paraId="1E0C0E85" w14:textId="77777777" w:rsidR="00803376" w:rsidRDefault="00803376" w:rsidP="00144D9A">
      <w:pPr>
        <w:spacing w:line="240" w:lineRule="atLeast"/>
        <w:rPr>
          <w:bCs/>
          <w:sz w:val="24"/>
        </w:rPr>
      </w:pPr>
    </w:p>
    <w:p w14:paraId="4C02D260" w14:textId="134021D9" w:rsidR="00F27515" w:rsidRPr="00C67CFC" w:rsidRDefault="00803376" w:rsidP="00F27515">
      <w:pPr>
        <w:spacing w:line="240" w:lineRule="atLeast"/>
        <w:rPr>
          <w:sz w:val="24"/>
        </w:rPr>
      </w:pPr>
      <w:r>
        <w:rPr>
          <w:sz w:val="24"/>
        </w:rPr>
        <w:t>Anslut nu mikrofonen och mikrofonförstärkaren på sändarsidan och lyssna till ljudet i mottagarens hörlur.</w:t>
      </w:r>
    </w:p>
    <w:p w14:paraId="0B23893D" w14:textId="77777777" w:rsidR="002C56B0" w:rsidRPr="00C67CFC" w:rsidRDefault="002C56B0" w:rsidP="00F27515">
      <w:pPr>
        <w:spacing w:line="240" w:lineRule="atLeast"/>
        <w:rPr>
          <w:sz w:val="24"/>
        </w:rPr>
      </w:pPr>
    </w:p>
    <w:p w14:paraId="64545081" w14:textId="47BD371D" w:rsidR="00CA2128" w:rsidRPr="00C67CFC" w:rsidRDefault="00F27515" w:rsidP="00803376">
      <w:pPr>
        <w:spacing w:line="240" w:lineRule="atLeast"/>
        <w:rPr>
          <w:sz w:val="24"/>
        </w:rPr>
      </w:pPr>
      <w:r w:rsidRPr="00C67CFC">
        <w:rPr>
          <w:sz w:val="24"/>
        </w:rPr>
        <w:t xml:space="preserve">Koppla in mikrofonförstärkaren på sändarsidan och lyssna på ljudet i hörtelefonen. </w:t>
      </w:r>
      <w:r w:rsidR="00803376">
        <w:rPr>
          <w:sz w:val="24"/>
        </w:rPr>
        <w:t>Beskriv ljudkvaliteten:</w:t>
      </w:r>
    </w:p>
    <w:p w14:paraId="11A141B4" w14:textId="77777777" w:rsidR="00CA2128" w:rsidRPr="00C67CFC" w:rsidRDefault="00CA2128" w:rsidP="00F27515">
      <w:pPr>
        <w:spacing w:line="240" w:lineRule="atLeast"/>
        <w:rPr>
          <w:sz w:val="24"/>
        </w:rPr>
      </w:pPr>
    </w:p>
    <w:p w14:paraId="72624BE3" w14:textId="77777777" w:rsidR="00CA2128" w:rsidRPr="00C67CFC" w:rsidDel="00491585" w:rsidRDefault="00CA2128" w:rsidP="00CA2128">
      <w:pPr>
        <w:spacing w:line="240" w:lineRule="atLeast"/>
        <w:rPr>
          <w:del w:id="865" w:author="Erik Agrell" w:date="2015-12-15T13:26:00Z"/>
          <w:sz w:val="24"/>
        </w:rPr>
      </w:pPr>
      <w:r w:rsidRPr="00C67CFC">
        <w:rPr>
          <w:sz w:val="24"/>
        </w:rPr>
        <w:t>……………………………………………………………………………………………….</w:t>
      </w:r>
      <w:bookmarkStart w:id="866" w:name="_GoBack"/>
      <w:bookmarkEnd w:id="866"/>
    </w:p>
    <w:p w14:paraId="400637D4" w14:textId="77777777" w:rsidR="00CA2128" w:rsidRPr="00C67CFC" w:rsidRDefault="00CA2128" w:rsidP="00F27515">
      <w:pPr>
        <w:spacing w:line="240" w:lineRule="atLeast"/>
        <w:rPr>
          <w:sz w:val="24"/>
        </w:rPr>
      </w:pPr>
    </w:p>
    <w:p w14:paraId="49989D4D" w14:textId="4DAE0B95" w:rsidR="009E5E75" w:rsidRPr="004F0A58" w:rsidDel="00491585" w:rsidRDefault="009E5E75" w:rsidP="00F27515">
      <w:pPr>
        <w:spacing w:line="240" w:lineRule="atLeast"/>
        <w:rPr>
          <w:del w:id="867" w:author="Erik Agrell" w:date="2015-12-15T13:26:00Z"/>
          <w:sz w:val="24"/>
          <w:lang w:val="en-US"/>
        </w:rPr>
      </w:pPr>
      <w:del w:id="868" w:author="Erik Agrell" w:date="2015-12-15T13:26:00Z">
        <w:r w:rsidRPr="00C67CFC" w:rsidDel="00491585">
          <w:rPr>
            <w:sz w:val="24"/>
          </w:rPr>
          <w:delText>Vad händer om LP-filtret på sändarsidan kopplas ur?</w:delText>
        </w:r>
      </w:del>
      <w:ins w:id="869" w:author="Cristian Bogdan Czegledi" w:date="2015-10-28T14:57:00Z">
        <w:del w:id="870" w:author="Erik Agrell" w:date="2015-12-15T13:26:00Z">
          <w:r w:rsidR="0011282B" w:rsidDel="00491585">
            <w:rPr>
              <w:sz w:val="24"/>
            </w:rPr>
            <w:delText xml:space="preserve"> </w:delText>
          </w:r>
        </w:del>
      </w:ins>
      <w:ins w:id="871" w:author="Cristian Bogdan Czegledi" w:date="2015-10-28T14:58:00Z">
        <w:del w:id="872" w:author="Erik Agrell" w:date="2015-12-15T13:26:00Z">
          <w:r w:rsidR="0011282B" w:rsidDel="00491585">
            <w:rPr>
              <w:sz w:val="24"/>
            </w:rPr>
            <w:delText xml:space="preserve"> </w:delText>
          </w:r>
          <w:r w:rsidR="0011282B" w:rsidRPr="004F0A58" w:rsidDel="00491585">
            <w:rPr>
              <w:sz w:val="24"/>
              <w:lang w:val="en-US"/>
            </w:rPr>
            <w:delText>What if it is removed at the receiver?</w:delText>
          </w:r>
        </w:del>
      </w:ins>
    </w:p>
    <w:p w14:paraId="7ED77247" w14:textId="28FF4180" w:rsidR="00CA2128" w:rsidRPr="004F0A58" w:rsidDel="00491585" w:rsidRDefault="00CA2128" w:rsidP="00F27515">
      <w:pPr>
        <w:spacing w:line="240" w:lineRule="atLeast"/>
        <w:rPr>
          <w:del w:id="873" w:author="Erik Agrell" w:date="2015-12-15T13:26:00Z"/>
          <w:sz w:val="24"/>
          <w:lang w:val="en-US"/>
        </w:rPr>
      </w:pPr>
    </w:p>
    <w:p w14:paraId="2A480FCC" w14:textId="63809454" w:rsidR="00CA2128" w:rsidRPr="00C67CFC" w:rsidDel="00491585" w:rsidRDefault="00CA2128" w:rsidP="00CA2128">
      <w:pPr>
        <w:spacing w:line="240" w:lineRule="atLeast"/>
        <w:rPr>
          <w:del w:id="874" w:author="Erik Agrell" w:date="2015-12-15T13:26:00Z"/>
          <w:sz w:val="24"/>
        </w:rPr>
      </w:pPr>
      <w:del w:id="875" w:author="Erik Agrell" w:date="2015-12-15T13:26:00Z">
        <w:r w:rsidRPr="00C67CFC" w:rsidDel="00491585">
          <w:rPr>
            <w:sz w:val="24"/>
          </w:rPr>
          <w:delText>……………………………………………………………………………………………….</w:delText>
        </w:r>
      </w:del>
    </w:p>
    <w:p w14:paraId="2992BE48" w14:textId="77777777" w:rsidR="00CA2128" w:rsidRPr="00C67CFC" w:rsidRDefault="00CA2128" w:rsidP="00F27515">
      <w:pPr>
        <w:spacing w:line="240" w:lineRule="atLeast"/>
        <w:rPr>
          <w:sz w:val="24"/>
        </w:rPr>
      </w:pPr>
    </w:p>
    <w:p w14:paraId="7D9A9A55" w14:textId="71E5A630" w:rsidR="00E76FF0" w:rsidRPr="00C67CFC" w:rsidRDefault="00E76FF0" w:rsidP="00F27515">
      <w:pPr>
        <w:spacing w:line="240" w:lineRule="atLeast"/>
        <w:rPr>
          <w:bCs/>
          <w:sz w:val="24"/>
        </w:rPr>
      </w:pPr>
      <w:r w:rsidRPr="00C67CFC">
        <w:rPr>
          <w:bCs/>
          <w:sz w:val="24"/>
        </w:rPr>
        <w:t xml:space="preserve">Antalet bitar i överföringen kan minskas genom att jorda någon eller några </w:t>
      </w:r>
      <w:r w:rsidR="00CA2128" w:rsidRPr="00C67CFC">
        <w:rPr>
          <w:bCs/>
          <w:sz w:val="24"/>
        </w:rPr>
        <w:t xml:space="preserve">av </w:t>
      </w:r>
      <w:r w:rsidRPr="00C67CFC">
        <w:rPr>
          <w:bCs/>
          <w:sz w:val="24"/>
        </w:rPr>
        <w:t>dataingångar</w:t>
      </w:r>
      <w:r w:rsidR="00CA2128" w:rsidRPr="00C67CFC">
        <w:rPr>
          <w:bCs/>
          <w:sz w:val="24"/>
        </w:rPr>
        <w:t>na</w:t>
      </w:r>
      <w:r w:rsidRPr="00C67CFC">
        <w:rPr>
          <w:bCs/>
          <w:sz w:val="24"/>
        </w:rPr>
        <w:t xml:space="preserve"> </w:t>
      </w:r>
      <w:r w:rsidRPr="00BE57CB">
        <w:rPr>
          <w:bCs/>
          <w:i/>
          <w:sz w:val="24"/>
          <w:rPrChange w:id="876" w:author="Erik Agrell" w:date="2015-10-20T20:25:00Z">
            <w:rPr>
              <w:bCs/>
              <w:sz w:val="24"/>
            </w:rPr>
          </w:rPrChange>
        </w:rPr>
        <w:t>A</w:t>
      </w:r>
      <w:r w:rsidRPr="00C67CFC">
        <w:rPr>
          <w:bCs/>
          <w:sz w:val="24"/>
          <w:vertAlign w:val="subscript"/>
        </w:rPr>
        <w:t>1</w:t>
      </w:r>
      <w:del w:id="877" w:author="Erik Agrell" w:date="2015-10-20T20:25:00Z">
        <w:r w:rsidRPr="00C67CFC" w:rsidDel="00BE57CB">
          <w:rPr>
            <w:bCs/>
            <w:sz w:val="24"/>
          </w:rPr>
          <w:delText>-</w:delText>
        </w:r>
      </w:del>
      <w:ins w:id="878" w:author="Erik Agrell" w:date="2015-10-20T20:25:00Z">
        <w:r w:rsidR="00BE57CB">
          <w:rPr>
            <w:bCs/>
            <w:sz w:val="24"/>
          </w:rPr>
          <w:t>–</w:t>
        </w:r>
      </w:ins>
      <w:r w:rsidRPr="00BE57CB">
        <w:rPr>
          <w:bCs/>
          <w:i/>
          <w:sz w:val="24"/>
          <w:rPrChange w:id="879" w:author="Erik Agrell" w:date="2015-10-20T20:25:00Z">
            <w:rPr>
              <w:bCs/>
              <w:sz w:val="24"/>
            </w:rPr>
          </w:rPrChange>
        </w:rPr>
        <w:t>A</w:t>
      </w:r>
      <w:r w:rsidRPr="00C67CFC">
        <w:rPr>
          <w:bCs/>
          <w:sz w:val="24"/>
          <w:vertAlign w:val="subscript"/>
        </w:rPr>
        <w:t>8</w:t>
      </w:r>
      <w:r w:rsidRPr="00C67CFC">
        <w:rPr>
          <w:bCs/>
          <w:sz w:val="24"/>
        </w:rPr>
        <w:t xml:space="preserve"> på DAC-kretsen i A/D-omvandlaren (</w:t>
      </w:r>
      <w:ins w:id="880" w:author="Erik Agrell" w:date="2015-10-20T20:26:00Z">
        <w:r w:rsidR="00BE57CB">
          <w:rPr>
            <w:bCs/>
            <w:sz w:val="24"/>
          </w:rPr>
          <w:t>f</w:t>
        </w:r>
      </w:ins>
      <w:del w:id="881" w:author="Erik Agrell" w:date="2015-10-20T20:26:00Z">
        <w:r w:rsidRPr="00C67CFC" w:rsidDel="00BE57CB">
          <w:rPr>
            <w:bCs/>
            <w:sz w:val="24"/>
          </w:rPr>
          <w:delText>F</w:delText>
        </w:r>
      </w:del>
      <w:r w:rsidRPr="00C67CFC">
        <w:rPr>
          <w:bCs/>
          <w:sz w:val="24"/>
        </w:rPr>
        <w:t>ig</w:t>
      </w:r>
      <w:ins w:id="882" w:author="Erik Agrell" w:date="2015-10-20T20:26:00Z">
        <w:r w:rsidR="00BE57CB">
          <w:rPr>
            <w:bCs/>
            <w:sz w:val="24"/>
          </w:rPr>
          <w:t>ur</w:t>
        </w:r>
      </w:ins>
      <w:r w:rsidRPr="00C67CFC">
        <w:rPr>
          <w:bCs/>
          <w:sz w:val="24"/>
        </w:rPr>
        <w:t xml:space="preserve"> 3.4)</w:t>
      </w:r>
      <w:ins w:id="883" w:author="Cristian Bogdan Czegledi" w:date="2015-10-28T16:45:00Z">
        <w:r w:rsidR="005E5234">
          <w:rPr>
            <w:bCs/>
            <w:sz w:val="24"/>
          </w:rPr>
          <w:t xml:space="preserve"> </w:t>
        </w:r>
      </w:ins>
      <w:ins w:id="884" w:author="Cristian Bogdan Czegledi" w:date="2015-10-28T16:46:00Z">
        <w:r w:rsidR="00AE67C0">
          <w:rPr>
            <w:bCs/>
            <w:sz w:val="24"/>
          </w:rPr>
          <w:t>at</w:t>
        </w:r>
      </w:ins>
      <w:ins w:id="885" w:author="Cristian Bogdan Czegledi" w:date="2015-10-28T16:45:00Z">
        <w:r w:rsidR="005E5234">
          <w:rPr>
            <w:bCs/>
            <w:sz w:val="24"/>
          </w:rPr>
          <w:t xml:space="preserve"> the receiver </w:t>
        </w:r>
        <w:proofErr w:type="spellStart"/>
        <w:r w:rsidR="005E5234">
          <w:rPr>
            <w:bCs/>
            <w:sz w:val="24"/>
          </w:rPr>
          <w:t>side</w:t>
        </w:r>
      </w:ins>
      <w:proofErr w:type="spellEnd"/>
      <w:r w:rsidRPr="00C67CFC">
        <w:rPr>
          <w:bCs/>
          <w:sz w:val="24"/>
        </w:rPr>
        <w:t xml:space="preserve">. </w:t>
      </w:r>
      <w:r w:rsidR="00CA2128" w:rsidRPr="00C67CFC">
        <w:rPr>
          <w:bCs/>
          <w:sz w:val="24"/>
        </w:rPr>
        <w:t xml:space="preserve">Exempelvis blir det 6 bitars överföring om de minst signifikanta bitarna </w:t>
      </w:r>
      <w:r w:rsidR="00CA2128" w:rsidRPr="00BE57CB">
        <w:rPr>
          <w:bCs/>
          <w:i/>
          <w:sz w:val="24"/>
          <w:rPrChange w:id="886" w:author="Erik Agrell" w:date="2015-10-20T20:25:00Z">
            <w:rPr>
              <w:bCs/>
              <w:sz w:val="24"/>
            </w:rPr>
          </w:rPrChange>
        </w:rPr>
        <w:t>A</w:t>
      </w:r>
      <w:r w:rsidR="00CA2128" w:rsidRPr="00C67CFC">
        <w:rPr>
          <w:bCs/>
          <w:sz w:val="24"/>
          <w:vertAlign w:val="subscript"/>
        </w:rPr>
        <w:t>7</w:t>
      </w:r>
      <w:r w:rsidR="00CA2128" w:rsidRPr="00C67CFC">
        <w:rPr>
          <w:bCs/>
          <w:sz w:val="24"/>
        </w:rPr>
        <w:t xml:space="preserve"> och </w:t>
      </w:r>
      <w:r w:rsidR="00CA2128" w:rsidRPr="00BE57CB">
        <w:rPr>
          <w:bCs/>
          <w:i/>
          <w:sz w:val="24"/>
          <w:rPrChange w:id="887" w:author="Erik Agrell" w:date="2015-10-20T20:25:00Z">
            <w:rPr>
              <w:bCs/>
              <w:sz w:val="24"/>
            </w:rPr>
          </w:rPrChange>
        </w:rPr>
        <w:t>A</w:t>
      </w:r>
      <w:r w:rsidR="00CA2128" w:rsidRPr="00C67CFC">
        <w:rPr>
          <w:bCs/>
          <w:sz w:val="24"/>
          <w:vertAlign w:val="subscript"/>
        </w:rPr>
        <w:t>8</w:t>
      </w:r>
      <w:r w:rsidR="00CA2128" w:rsidRPr="00C67CFC">
        <w:rPr>
          <w:bCs/>
          <w:sz w:val="24"/>
        </w:rPr>
        <w:t xml:space="preserve"> jordas. Undersök hur ljudkvaliteten för</w:t>
      </w:r>
      <w:r w:rsidRPr="00C67CFC">
        <w:rPr>
          <w:bCs/>
          <w:sz w:val="24"/>
        </w:rPr>
        <w:t>sämras om antalet bitar i överföringen minskas.</w:t>
      </w:r>
      <w:r w:rsidR="00CA2128" w:rsidRPr="00C67CFC">
        <w:rPr>
          <w:bCs/>
          <w:sz w:val="24"/>
        </w:rPr>
        <w:t xml:space="preserve"> Vilket är det</w:t>
      </w:r>
      <w:r w:rsidRPr="00C67CFC">
        <w:rPr>
          <w:bCs/>
          <w:sz w:val="24"/>
        </w:rPr>
        <w:t xml:space="preserve"> minsta antalet bitar som beh</w:t>
      </w:r>
      <w:r w:rsidR="00CA2128" w:rsidRPr="00C67CFC">
        <w:rPr>
          <w:bCs/>
          <w:sz w:val="24"/>
        </w:rPr>
        <w:t>övs för att talet skall vara up</w:t>
      </w:r>
      <w:r w:rsidRPr="00C67CFC">
        <w:rPr>
          <w:bCs/>
          <w:sz w:val="24"/>
        </w:rPr>
        <w:t>pfattbart?</w:t>
      </w:r>
    </w:p>
    <w:p w14:paraId="6C89D603" w14:textId="77777777" w:rsidR="00F27515" w:rsidRPr="00C67CFC" w:rsidRDefault="00F27515" w:rsidP="00F27515">
      <w:pPr>
        <w:spacing w:line="240" w:lineRule="atLeast"/>
        <w:rPr>
          <w:sz w:val="24"/>
        </w:rPr>
      </w:pPr>
    </w:p>
    <w:p w14:paraId="7EE42B12" w14:textId="77777777" w:rsidR="00F27515" w:rsidRPr="00C67CFC" w:rsidRDefault="00F27515" w:rsidP="00F27515">
      <w:pPr>
        <w:spacing w:line="240" w:lineRule="atLeast"/>
        <w:rPr>
          <w:sz w:val="24"/>
        </w:rPr>
      </w:pPr>
      <w:r w:rsidRPr="00C67CFC">
        <w:rPr>
          <w:sz w:val="24"/>
        </w:rPr>
        <w:t>……………………………………………………………………………………………….</w:t>
      </w:r>
    </w:p>
    <w:p w14:paraId="58B446B6" w14:textId="77777777" w:rsidR="0014499C" w:rsidRDefault="0014499C" w:rsidP="00F27515">
      <w:pPr>
        <w:spacing w:line="240" w:lineRule="atLeast"/>
        <w:rPr>
          <w:sz w:val="24"/>
        </w:rPr>
      </w:pPr>
    </w:p>
    <w:p w14:paraId="125546A8" w14:textId="720C5735" w:rsidR="00F27515" w:rsidRPr="00C67CFC" w:rsidRDefault="00414B90" w:rsidP="00F27515">
      <w:pPr>
        <w:spacing w:line="240" w:lineRule="atLeast"/>
        <w:rPr>
          <w:sz w:val="24"/>
        </w:rPr>
      </w:pPr>
      <w:r w:rsidRPr="00C67CFC">
        <w:rPr>
          <w:noProof/>
          <w:sz w:val="24"/>
          <w:lang w:val="en-US"/>
        </w:rPr>
        <w:drawing>
          <wp:anchor distT="0" distB="0" distL="114300" distR="114300" simplePos="0" relativeHeight="251668992" behindDoc="0" locked="0" layoutInCell="1" allowOverlap="1" wp14:anchorId="78660E30" wp14:editId="6D5F4155">
            <wp:simplePos x="0" y="0"/>
            <wp:positionH relativeFrom="column">
              <wp:posOffset>5437505</wp:posOffset>
            </wp:positionH>
            <wp:positionV relativeFrom="paragraph">
              <wp:posOffset>387985</wp:posOffset>
            </wp:positionV>
            <wp:extent cx="815340" cy="815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13">
                      <a:extLst>
                        <a:ext uri="{28A0092B-C50C-407E-A947-70E740481C1C}">
                          <a14:useLocalDpi xmlns:a14="http://schemas.microsoft.com/office/drawing/2010/main" val="0"/>
                        </a:ext>
                      </a:extLst>
                    </a:blip>
                    <a:stretch>
                      <a:fillRect/>
                    </a:stretch>
                  </pic:blipFill>
                  <pic:spPr>
                    <a:xfrm>
                      <a:off x="0" y="0"/>
                      <a:ext cx="815340" cy="8153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67CFC">
        <w:rPr>
          <w:i/>
          <w:sz w:val="24"/>
        </w:rPr>
        <w:t xml:space="preserve">I mån av tid: </w:t>
      </w:r>
      <w:r w:rsidR="0014499C">
        <w:rPr>
          <w:sz w:val="24"/>
        </w:rPr>
        <w:t xml:space="preserve">Undersök även hur </w:t>
      </w:r>
      <w:r>
        <w:rPr>
          <w:sz w:val="24"/>
        </w:rPr>
        <w:t xml:space="preserve">ljudkvaliteten </w:t>
      </w:r>
      <w:r w:rsidR="0014499C">
        <w:rPr>
          <w:sz w:val="24"/>
        </w:rPr>
        <w:t xml:space="preserve">påverkas av </w:t>
      </w:r>
      <w:r>
        <w:rPr>
          <w:sz w:val="24"/>
        </w:rPr>
        <w:t xml:space="preserve">systemförändringar </w:t>
      </w:r>
      <w:r w:rsidR="0014499C">
        <w:rPr>
          <w:sz w:val="24"/>
        </w:rPr>
        <w:t>och fel. (Byt komponentvärden, bottna A/</w:t>
      </w:r>
      <w:proofErr w:type="spellStart"/>
      <w:r w:rsidR="0014499C">
        <w:rPr>
          <w:sz w:val="24"/>
        </w:rPr>
        <w:t>Dn</w:t>
      </w:r>
      <w:proofErr w:type="spellEnd"/>
      <w:r w:rsidR="0014499C">
        <w:rPr>
          <w:sz w:val="24"/>
        </w:rPr>
        <w:t xml:space="preserve">, </w:t>
      </w:r>
      <w:r>
        <w:rPr>
          <w:sz w:val="24"/>
        </w:rPr>
        <w:t xml:space="preserve">ändra eller </w:t>
      </w:r>
      <w:r w:rsidR="0014499C">
        <w:rPr>
          <w:sz w:val="24"/>
        </w:rPr>
        <w:t xml:space="preserve">ta bort filter, ta bort </w:t>
      </w:r>
      <w:r w:rsidR="0014499C" w:rsidRPr="00BE57CB">
        <w:rPr>
          <w:i/>
          <w:sz w:val="24"/>
          <w:rPrChange w:id="888" w:author="Erik Agrell" w:date="2015-10-20T20:25:00Z">
            <w:rPr>
              <w:sz w:val="24"/>
            </w:rPr>
          </w:rPrChange>
        </w:rPr>
        <w:t>R</w:t>
      </w:r>
      <w:del w:id="889" w:author="Erik Agrell" w:date="2015-10-20T20:25:00Z">
        <w:r w:rsidR="0014499C" w:rsidRPr="00C67CFC" w:rsidDel="00BE57CB">
          <w:rPr>
            <w:sz w:val="24"/>
            <w:szCs w:val="24"/>
            <w:vertAlign w:val="subscript"/>
          </w:rPr>
          <w:delText>8</w:delText>
        </w:r>
      </w:del>
      <w:ins w:id="890" w:author="Erik Agrell" w:date="2015-10-20T20:25:00Z">
        <w:r w:rsidR="00BE57CB">
          <w:rPr>
            <w:sz w:val="24"/>
            <w:szCs w:val="24"/>
            <w:vertAlign w:val="subscript"/>
          </w:rPr>
          <w:t>6</w:t>
        </w:r>
      </w:ins>
      <w:r w:rsidR="00A85414">
        <w:rPr>
          <w:sz w:val="24"/>
        </w:rPr>
        <w:t xml:space="preserve"> i figur 5.3, ta bort </w:t>
      </w:r>
      <w:r w:rsidR="00A85414" w:rsidRPr="00BE57CB">
        <w:rPr>
          <w:i/>
          <w:sz w:val="24"/>
          <w:rPrChange w:id="891" w:author="Erik Agrell" w:date="2015-10-20T20:25:00Z">
            <w:rPr>
              <w:sz w:val="24"/>
            </w:rPr>
          </w:rPrChange>
        </w:rPr>
        <w:t>C</w:t>
      </w:r>
      <w:r w:rsidR="00A85414" w:rsidRPr="00A85414">
        <w:rPr>
          <w:sz w:val="24"/>
          <w:vertAlign w:val="subscript"/>
        </w:rPr>
        <w:t>2</w:t>
      </w:r>
      <w:r w:rsidR="00A85414">
        <w:rPr>
          <w:sz w:val="24"/>
        </w:rPr>
        <w:t xml:space="preserve"> i figur 3.4,</w:t>
      </w:r>
      <w:r>
        <w:rPr>
          <w:sz w:val="24"/>
        </w:rPr>
        <w:t xml:space="preserve"> ändra samplingstakten </w:t>
      </w:r>
      <w:r w:rsidR="0014499C">
        <w:rPr>
          <w:sz w:val="24"/>
        </w:rPr>
        <w:t>etc. Använd fantasin!) Observera förändringar och försök förklara vad som händer teoretiskt.</w:t>
      </w:r>
    </w:p>
    <w:p w14:paraId="6C844AE8" w14:textId="77777777" w:rsidR="00F27515" w:rsidRDefault="00F27515" w:rsidP="00F27515">
      <w:pPr>
        <w:spacing w:line="240" w:lineRule="atLeast"/>
        <w:rPr>
          <w:sz w:val="24"/>
        </w:rPr>
      </w:pPr>
    </w:p>
    <w:p w14:paraId="7A5A5D26" w14:textId="4495811A" w:rsidR="00414B90" w:rsidRDefault="00414B90" w:rsidP="00F27515">
      <w:pPr>
        <w:spacing w:line="240" w:lineRule="atLeast"/>
        <w:rPr>
          <w:sz w:val="24"/>
        </w:rPr>
      </w:pPr>
      <w:proofErr w:type="spellStart"/>
      <w:r w:rsidRPr="00C67CFC">
        <w:rPr>
          <w:b/>
          <w:sz w:val="24"/>
        </w:rPr>
        <w:t>Checkpoint</w:t>
      </w:r>
      <w:proofErr w:type="spellEnd"/>
      <w:r w:rsidRPr="00C67CFC">
        <w:rPr>
          <w:b/>
          <w:sz w:val="24"/>
        </w:rPr>
        <w:t xml:space="preserve">. </w:t>
      </w:r>
      <w:r>
        <w:rPr>
          <w:sz w:val="24"/>
        </w:rPr>
        <w:t>Visa assistenten hur bra eller dåligt överföringen fungerar.</w:t>
      </w:r>
    </w:p>
    <w:p w14:paraId="2A3AA91C" w14:textId="4C33485A" w:rsidR="00F27515" w:rsidRPr="00C67CFC" w:rsidRDefault="001446D8" w:rsidP="00B415FD">
      <w:pPr>
        <w:pStyle w:val="Heading2"/>
      </w:pPr>
      <w:r w:rsidRPr="001446D8">
        <w:t>Redovisning i rapporten</w:t>
      </w:r>
    </w:p>
    <w:p w14:paraId="6F3D3DF0" w14:textId="666B84C0" w:rsidR="00414B90" w:rsidRPr="00443A0B" w:rsidRDefault="00F27515" w:rsidP="00443A0B">
      <w:pPr>
        <w:pStyle w:val="ListBullet"/>
      </w:pPr>
      <w:r w:rsidRPr="00C67CFC">
        <w:t>Man</w:t>
      </w:r>
      <w:r w:rsidRPr="00443A0B">
        <w:t>uella beräkningar och simuleringsresultat från Spice-simuleringarna för filtret</w:t>
      </w:r>
    </w:p>
    <w:p w14:paraId="00F50A27" w14:textId="72B1605D" w:rsidR="00F27515" w:rsidRPr="00443A0B" w:rsidRDefault="00F27515" w:rsidP="00443A0B">
      <w:pPr>
        <w:pStyle w:val="ListBullet"/>
      </w:pPr>
      <w:r w:rsidRPr="00443A0B">
        <w:t>Simulerad frekvenskarakteristik samt kopplingsschema</w:t>
      </w:r>
    </w:p>
    <w:p w14:paraId="53668E80" w14:textId="77777777" w:rsidR="00414B90" w:rsidRPr="00443A0B" w:rsidRDefault="00F27515" w:rsidP="00443A0B">
      <w:pPr>
        <w:pStyle w:val="ListBullet"/>
      </w:pPr>
      <w:r w:rsidRPr="00443A0B">
        <w:t>Signalnivåer och kurvformer i de olika gränssnitten</w:t>
      </w:r>
    </w:p>
    <w:p w14:paraId="6247DFC3" w14:textId="631546F1" w:rsidR="00414B90" w:rsidRPr="00443A0B" w:rsidRDefault="00F27515" w:rsidP="00443A0B">
      <w:pPr>
        <w:pStyle w:val="ListBullet"/>
      </w:pPr>
      <w:r w:rsidRPr="00443A0B">
        <w:t>Uppmätta resultat avseende hela överföringens dynamik och bandbredd</w:t>
      </w:r>
    </w:p>
    <w:p w14:paraId="1796EC98" w14:textId="0BC9492D" w:rsidR="0014499C" w:rsidRPr="00443A0B" w:rsidRDefault="00414B90" w:rsidP="00443A0B">
      <w:pPr>
        <w:pStyle w:val="ListBullet"/>
      </w:pPr>
      <w:r w:rsidRPr="00443A0B">
        <w:t xml:space="preserve">Resultaten </w:t>
      </w:r>
      <w:r w:rsidR="00CA2128" w:rsidRPr="00443A0B">
        <w:t>av de experiment som gjorts kring ljudkvalitet</w:t>
      </w:r>
      <w:r w:rsidRPr="00443A0B">
        <w:t xml:space="preserve"> och systemförändringar</w:t>
      </w:r>
    </w:p>
    <w:p w14:paraId="3173364A" w14:textId="61EA6D29" w:rsidR="0014499C" w:rsidRDefault="0014499C" w:rsidP="00443A0B">
      <w:pPr>
        <w:tabs>
          <w:tab w:val="left" w:pos="5900"/>
        </w:tabs>
        <w:rPr>
          <w:ins w:id="892" w:author="Erik Agrell" w:date="2015-12-13T21:31:00Z"/>
        </w:rPr>
      </w:pPr>
    </w:p>
    <w:p w14:paraId="1F266FB5" w14:textId="082B4128" w:rsidR="00772ED0" w:rsidRDefault="00772ED0">
      <w:pPr>
        <w:rPr>
          <w:ins w:id="893" w:author="Erik Agrell" w:date="2015-12-13T21:36:00Z"/>
        </w:rPr>
        <w:pPrChange w:id="894" w:author="Erik Agrell" w:date="2015-12-13T21:38:00Z">
          <w:pPr>
            <w:tabs>
              <w:tab w:val="left" w:pos="5900"/>
            </w:tabs>
          </w:pPr>
        </w:pPrChange>
      </w:pPr>
      <w:ins w:id="895" w:author="Erik Agrell" w:date="2015-12-13T21:36:00Z">
        <w:r>
          <w:br w:type="page"/>
        </w:r>
      </w:ins>
    </w:p>
    <w:p w14:paraId="490FF2CF" w14:textId="7E6F5AD8" w:rsidR="00772ED0" w:rsidRPr="00082B7D" w:rsidRDefault="00772ED0">
      <w:pPr>
        <w:pStyle w:val="Heading1"/>
        <w:rPr>
          <w:ins w:id="896" w:author="Erik Agrell" w:date="2015-12-13T21:36:00Z"/>
        </w:rPr>
        <w:pPrChange w:id="897" w:author="Erik Agrell" w:date="2015-12-13T21:37:00Z">
          <w:pPr>
            <w:jc w:val="center"/>
          </w:pPr>
        </w:pPrChange>
      </w:pPr>
      <w:ins w:id="898" w:author="Erik Agrell" w:date="2015-12-13T21:37:00Z">
        <w:r>
          <w:lastRenderedPageBreak/>
          <w:t xml:space="preserve">Appendix: </w:t>
        </w:r>
      </w:ins>
      <w:ins w:id="899" w:author="Erik Agrell" w:date="2015-12-13T21:36:00Z">
        <w:r w:rsidRPr="00082B7D">
          <w:t>Kopplingsplint JP1</w:t>
        </w:r>
      </w:ins>
    </w:p>
    <w:tbl>
      <w:tblPr>
        <w:tblW w:w="7245" w:type="dxa"/>
        <w:jc w:val="center"/>
        <w:tblCellMar>
          <w:left w:w="70" w:type="dxa"/>
          <w:right w:w="70" w:type="dxa"/>
        </w:tblCellMar>
        <w:tblLook w:val="04A0" w:firstRow="1" w:lastRow="0" w:firstColumn="1" w:lastColumn="0" w:noHBand="0" w:noVBand="1"/>
      </w:tblPr>
      <w:tblGrid>
        <w:gridCol w:w="960"/>
        <w:gridCol w:w="1607"/>
        <w:gridCol w:w="1593"/>
        <w:gridCol w:w="1200"/>
        <w:gridCol w:w="1885"/>
      </w:tblGrid>
      <w:tr w:rsidR="00772ED0" w:rsidRPr="00AE4176" w14:paraId="0505BDAA" w14:textId="77777777" w:rsidTr="00772ED0">
        <w:trPr>
          <w:trHeight w:val="300"/>
          <w:jc w:val="center"/>
          <w:ins w:id="900" w:author="Erik Agrell" w:date="2015-12-13T21:36:00Z"/>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2C90B" w14:textId="77777777" w:rsidR="00772ED0" w:rsidRPr="00AE4176" w:rsidRDefault="00772ED0" w:rsidP="00772ED0">
            <w:pPr>
              <w:jc w:val="center"/>
              <w:rPr>
                <w:ins w:id="901" w:author="Erik Agrell" w:date="2015-12-13T21:36:00Z"/>
                <w:rFonts w:ascii="Calibri" w:hAnsi="Calibri" w:cs="Calibri"/>
                <w:color w:val="000000"/>
                <w:lang w:eastAsia="sv-SE"/>
              </w:rPr>
            </w:pPr>
            <w:ins w:id="902" w:author="Erik Agrell" w:date="2015-12-13T21:36:00Z">
              <w:r w:rsidRPr="00AE4176">
                <w:rPr>
                  <w:rFonts w:ascii="Calibri" w:hAnsi="Calibri" w:cs="Calibri"/>
                  <w:color w:val="000000"/>
                  <w:lang w:eastAsia="sv-SE"/>
                </w:rPr>
                <w:t>Stift #</w:t>
              </w:r>
            </w:ins>
          </w:p>
        </w:tc>
        <w:tc>
          <w:tcPr>
            <w:tcW w:w="1607" w:type="dxa"/>
            <w:tcBorders>
              <w:top w:val="single" w:sz="4" w:space="0" w:color="auto"/>
              <w:left w:val="nil"/>
              <w:bottom w:val="single" w:sz="4" w:space="0" w:color="auto"/>
              <w:right w:val="single" w:sz="4" w:space="0" w:color="auto"/>
            </w:tcBorders>
            <w:shd w:val="clear" w:color="auto" w:fill="auto"/>
            <w:noWrap/>
            <w:vAlign w:val="bottom"/>
            <w:hideMark/>
          </w:tcPr>
          <w:p w14:paraId="2E47564E" w14:textId="77777777" w:rsidR="00772ED0" w:rsidRDefault="00772ED0" w:rsidP="00772ED0">
            <w:pPr>
              <w:jc w:val="center"/>
              <w:rPr>
                <w:ins w:id="903" w:author="Erik Agrell" w:date="2015-12-13T21:36:00Z"/>
                <w:rFonts w:ascii="Calibri" w:hAnsi="Calibri" w:cs="Calibri"/>
                <w:color w:val="000000"/>
                <w:lang w:eastAsia="sv-SE"/>
              </w:rPr>
            </w:pPr>
            <w:ins w:id="904" w:author="Erik Agrell" w:date="2015-12-13T21:36:00Z">
              <w:r w:rsidRPr="00AE4176">
                <w:rPr>
                  <w:rFonts w:ascii="Calibri" w:hAnsi="Calibri" w:cs="Calibri"/>
                  <w:color w:val="000000"/>
                  <w:lang w:eastAsia="sv-SE"/>
                </w:rPr>
                <w:t xml:space="preserve">Signal </w:t>
              </w:r>
              <w:proofErr w:type="spellStart"/>
              <w:r w:rsidRPr="00AE4176">
                <w:rPr>
                  <w:rFonts w:ascii="Calibri" w:hAnsi="Calibri" w:cs="Calibri"/>
                  <w:color w:val="000000"/>
                  <w:lang w:eastAsia="sv-SE"/>
                </w:rPr>
                <w:t>Name</w:t>
              </w:r>
              <w:proofErr w:type="spellEnd"/>
            </w:ins>
          </w:p>
          <w:p w14:paraId="01C6C7BB" w14:textId="77777777" w:rsidR="00772ED0" w:rsidRPr="00AE4176" w:rsidRDefault="00772ED0" w:rsidP="00772ED0">
            <w:pPr>
              <w:jc w:val="center"/>
              <w:rPr>
                <w:ins w:id="905" w:author="Erik Agrell" w:date="2015-12-13T21:36:00Z"/>
                <w:rFonts w:ascii="Calibri" w:hAnsi="Calibri" w:cs="Calibri"/>
                <w:color w:val="000000"/>
                <w:lang w:eastAsia="sv-SE"/>
              </w:rPr>
            </w:pPr>
            <w:ins w:id="906" w:author="Erik Agrell" w:date="2015-12-13T21:36:00Z">
              <w:r>
                <w:rPr>
                  <w:rFonts w:ascii="Calibri" w:hAnsi="Calibri" w:cs="Calibri"/>
                  <w:color w:val="000000"/>
                  <w:lang w:eastAsia="sv-SE"/>
                </w:rPr>
                <w:t>(</w:t>
              </w:r>
              <w:proofErr w:type="spellStart"/>
              <w:r>
                <w:rPr>
                  <w:rFonts w:ascii="Calibri" w:hAnsi="Calibri" w:cs="Calibri"/>
                  <w:color w:val="000000"/>
                  <w:lang w:eastAsia="sv-SE"/>
                </w:rPr>
                <w:t>User</w:t>
              </w:r>
              <w:proofErr w:type="spellEnd"/>
              <w:r>
                <w:rPr>
                  <w:rFonts w:ascii="Calibri" w:hAnsi="Calibri" w:cs="Calibri"/>
                  <w:color w:val="000000"/>
                  <w:lang w:eastAsia="sv-SE"/>
                </w:rPr>
                <w:t xml:space="preserve"> Manual)</w:t>
              </w:r>
            </w:ins>
          </w:p>
        </w:tc>
        <w:tc>
          <w:tcPr>
            <w:tcW w:w="1593" w:type="dxa"/>
            <w:tcBorders>
              <w:top w:val="single" w:sz="4" w:space="0" w:color="auto"/>
              <w:left w:val="nil"/>
              <w:bottom w:val="single" w:sz="4" w:space="0" w:color="auto"/>
              <w:right w:val="single" w:sz="4" w:space="0" w:color="auto"/>
            </w:tcBorders>
            <w:shd w:val="clear" w:color="auto" w:fill="auto"/>
            <w:noWrap/>
            <w:vAlign w:val="bottom"/>
            <w:hideMark/>
          </w:tcPr>
          <w:p w14:paraId="41E8F8CC" w14:textId="77777777" w:rsidR="00772ED0" w:rsidRDefault="00772ED0" w:rsidP="00772ED0">
            <w:pPr>
              <w:jc w:val="center"/>
              <w:rPr>
                <w:ins w:id="907" w:author="Erik Agrell" w:date="2015-12-13T21:36:00Z"/>
                <w:rFonts w:ascii="Calibri" w:hAnsi="Calibri" w:cs="Calibri"/>
                <w:color w:val="000000"/>
                <w:lang w:eastAsia="sv-SE"/>
              </w:rPr>
            </w:pPr>
            <w:ins w:id="908" w:author="Erik Agrell" w:date="2015-12-13T21:36:00Z">
              <w:r>
                <w:rPr>
                  <w:rFonts w:ascii="Calibri" w:hAnsi="Calibri" w:cs="Calibri"/>
                  <w:color w:val="000000"/>
                  <w:lang w:eastAsia="sv-SE"/>
                </w:rPr>
                <w:t xml:space="preserve">På </w:t>
              </w:r>
              <w:r w:rsidRPr="00AE4176">
                <w:rPr>
                  <w:rFonts w:ascii="Calibri" w:hAnsi="Calibri" w:cs="Calibri"/>
                  <w:color w:val="000000"/>
                  <w:lang w:eastAsia="sv-SE"/>
                </w:rPr>
                <w:t>ritning</w:t>
              </w:r>
              <w:r>
                <w:rPr>
                  <w:rFonts w:ascii="Calibri" w:hAnsi="Calibri" w:cs="Calibri"/>
                  <w:color w:val="000000"/>
                  <w:lang w:eastAsia="sv-SE"/>
                </w:rPr>
                <w:t>en</w:t>
              </w:r>
            </w:ins>
          </w:p>
          <w:p w14:paraId="219D75DE" w14:textId="77777777" w:rsidR="00772ED0" w:rsidRPr="00AE4176" w:rsidRDefault="00772ED0" w:rsidP="00772ED0">
            <w:pPr>
              <w:jc w:val="center"/>
              <w:rPr>
                <w:ins w:id="909" w:author="Erik Agrell" w:date="2015-12-13T21:36:00Z"/>
                <w:rFonts w:ascii="Calibri" w:hAnsi="Calibri" w:cs="Calibri"/>
                <w:color w:val="000000"/>
                <w:lang w:eastAsia="sv-SE"/>
              </w:rPr>
            </w:pPr>
            <w:ins w:id="910" w:author="Erik Agrell" w:date="2015-12-13T21:36:00Z">
              <w:r>
                <w:rPr>
                  <w:rFonts w:ascii="Calibri" w:hAnsi="Calibri" w:cs="Calibri"/>
                  <w:color w:val="000000"/>
                  <w:lang w:eastAsia="sv-SE"/>
                </w:rPr>
                <w:t>(</w:t>
              </w:r>
              <w:proofErr w:type="spellStart"/>
              <w:r>
                <w:rPr>
                  <w:rFonts w:ascii="Calibri" w:hAnsi="Calibri" w:cs="Calibri"/>
                  <w:color w:val="000000"/>
                  <w:lang w:eastAsia="sv-SE"/>
                </w:rPr>
                <w:t>User</w:t>
              </w:r>
              <w:proofErr w:type="spellEnd"/>
              <w:r>
                <w:rPr>
                  <w:rFonts w:ascii="Calibri" w:hAnsi="Calibri" w:cs="Calibri"/>
                  <w:color w:val="000000"/>
                  <w:lang w:eastAsia="sv-SE"/>
                </w:rPr>
                <w:t xml:space="preserve"> Manual)</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0BF8244" w14:textId="77777777" w:rsidR="00772ED0" w:rsidRPr="00AE4176" w:rsidRDefault="00772ED0" w:rsidP="00772ED0">
            <w:pPr>
              <w:jc w:val="center"/>
              <w:rPr>
                <w:ins w:id="911" w:author="Erik Agrell" w:date="2015-12-13T21:36:00Z"/>
                <w:rFonts w:ascii="Calibri" w:hAnsi="Calibri" w:cs="Calibri"/>
                <w:color w:val="000000"/>
                <w:lang w:eastAsia="sv-SE"/>
              </w:rPr>
            </w:pPr>
            <w:ins w:id="912" w:author="Erik Agrell" w:date="2015-12-13T21:36:00Z">
              <w:r w:rsidRPr="00AE4176">
                <w:rPr>
                  <w:rFonts w:ascii="Calibri" w:hAnsi="Calibri" w:cs="Calibri"/>
                  <w:color w:val="000000"/>
                  <w:lang w:eastAsia="sv-SE"/>
                </w:rPr>
                <w:t>FPGA Pin #</w:t>
              </w:r>
            </w:ins>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14:paraId="3DF54285" w14:textId="77777777" w:rsidR="00772ED0" w:rsidRPr="00AE4176" w:rsidRDefault="00772ED0" w:rsidP="00772ED0">
            <w:pPr>
              <w:jc w:val="center"/>
              <w:rPr>
                <w:ins w:id="913" w:author="Erik Agrell" w:date="2015-12-13T21:36:00Z"/>
                <w:rFonts w:ascii="Calibri" w:hAnsi="Calibri" w:cs="Calibri"/>
                <w:color w:val="000000"/>
                <w:lang w:eastAsia="sv-SE"/>
              </w:rPr>
            </w:pPr>
            <w:commentRangeStart w:id="914"/>
            <w:ins w:id="915" w:author="Erik Agrell" w:date="2015-12-13T21:36:00Z">
              <w:r w:rsidRPr="00AE4176">
                <w:rPr>
                  <w:rFonts w:ascii="Calibri" w:hAnsi="Calibri" w:cs="Calibri"/>
                  <w:color w:val="000000"/>
                  <w:lang w:eastAsia="sv-SE"/>
                </w:rPr>
                <w:t xml:space="preserve">Signal </w:t>
              </w:r>
              <w:proofErr w:type="spellStart"/>
              <w:r w:rsidRPr="00AE4176">
                <w:rPr>
                  <w:rFonts w:ascii="Calibri" w:hAnsi="Calibri" w:cs="Calibri"/>
                  <w:color w:val="000000"/>
                  <w:lang w:eastAsia="sv-SE"/>
                </w:rPr>
                <w:t>labkort</w:t>
              </w:r>
            </w:ins>
            <w:commentRangeEnd w:id="914"/>
            <w:proofErr w:type="spellEnd"/>
            <w:ins w:id="916" w:author="Erik Agrell" w:date="2015-12-13T21:39:00Z">
              <w:r w:rsidR="008003D2">
                <w:rPr>
                  <w:rStyle w:val="CommentReference"/>
                </w:rPr>
                <w:commentReference w:id="914"/>
              </w:r>
            </w:ins>
          </w:p>
        </w:tc>
      </w:tr>
      <w:tr w:rsidR="00772ED0" w:rsidRPr="00AE4176" w14:paraId="3D0E74E3" w14:textId="77777777" w:rsidTr="00772ED0">
        <w:trPr>
          <w:trHeight w:val="300"/>
          <w:jc w:val="center"/>
          <w:ins w:id="917"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49D1F6" w14:textId="77777777" w:rsidR="00772ED0" w:rsidRPr="00AE4176" w:rsidRDefault="00772ED0" w:rsidP="00772ED0">
            <w:pPr>
              <w:jc w:val="center"/>
              <w:rPr>
                <w:ins w:id="918" w:author="Erik Agrell" w:date="2015-12-13T21:36:00Z"/>
                <w:rFonts w:ascii="Calibri" w:hAnsi="Calibri" w:cs="Calibri"/>
                <w:color w:val="000000"/>
                <w:lang w:eastAsia="sv-SE"/>
              </w:rPr>
            </w:pPr>
            <w:ins w:id="919" w:author="Erik Agrell" w:date="2015-12-13T21:36:00Z">
              <w:r w:rsidRPr="00AE4176">
                <w:rPr>
                  <w:rFonts w:ascii="Calibri" w:hAnsi="Calibri" w:cs="Calibri"/>
                  <w:color w:val="000000"/>
                  <w:lang w:eastAsia="sv-SE"/>
                </w:rPr>
                <w:t>2</w:t>
              </w:r>
            </w:ins>
          </w:p>
        </w:tc>
        <w:tc>
          <w:tcPr>
            <w:tcW w:w="1607" w:type="dxa"/>
            <w:tcBorders>
              <w:top w:val="nil"/>
              <w:left w:val="nil"/>
              <w:bottom w:val="single" w:sz="4" w:space="0" w:color="auto"/>
              <w:right w:val="single" w:sz="4" w:space="0" w:color="auto"/>
            </w:tcBorders>
            <w:shd w:val="clear" w:color="auto" w:fill="auto"/>
            <w:noWrap/>
            <w:vAlign w:val="bottom"/>
            <w:hideMark/>
          </w:tcPr>
          <w:p w14:paraId="5308B4D7" w14:textId="77777777" w:rsidR="00772ED0" w:rsidRPr="00AE4176" w:rsidRDefault="00772ED0" w:rsidP="00772ED0">
            <w:pPr>
              <w:jc w:val="center"/>
              <w:rPr>
                <w:ins w:id="920" w:author="Erik Agrell" w:date="2015-12-13T21:36:00Z"/>
                <w:rFonts w:ascii="Calibri" w:hAnsi="Calibri" w:cs="Calibri"/>
                <w:color w:val="000000"/>
                <w:lang w:eastAsia="sv-SE"/>
              </w:rPr>
            </w:pPr>
            <w:ins w:id="921" w:author="Erik Agrell" w:date="2015-12-13T21:36:00Z">
              <w:r w:rsidRPr="00AE4176">
                <w:rPr>
                  <w:rFonts w:ascii="Calibri" w:hAnsi="Calibri" w:cs="Calibri"/>
                  <w:color w:val="000000"/>
                  <w:lang w:eastAsia="sv-SE"/>
                </w:rPr>
                <w:t>GPIO_0[1]</w:t>
              </w:r>
            </w:ins>
          </w:p>
        </w:tc>
        <w:tc>
          <w:tcPr>
            <w:tcW w:w="1593" w:type="dxa"/>
            <w:tcBorders>
              <w:top w:val="nil"/>
              <w:left w:val="nil"/>
              <w:bottom w:val="single" w:sz="4" w:space="0" w:color="auto"/>
              <w:right w:val="single" w:sz="4" w:space="0" w:color="auto"/>
            </w:tcBorders>
            <w:shd w:val="clear" w:color="auto" w:fill="auto"/>
            <w:noWrap/>
            <w:vAlign w:val="bottom"/>
            <w:hideMark/>
          </w:tcPr>
          <w:p w14:paraId="100E7A38" w14:textId="77777777" w:rsidR="00772ED0" w:rsidRPr="00AE4176" w:rsidRDefault="00772ED0" w:rsidP="00772ED0">
            <w:pPr>
              <w:jc w:val="center"/>
              <w:rPr>
                <w:ins w:id="922" w:author="Erik Agrell" w:date="2015-12-13T21:36:00Z"/>
                <w:rFonts w:ascii="Calibri" w:hAnsi="Calibri" w:cs="Calibri"/>
                <w:color w:val="000000"/>
                <w:lang w:eastAsia="sv-SE"/>
              </w:rPr>
            </w:pPr>
            <w:ins w:id="923" w:author="Erik Agrell" w:date="2015-12-13T21:36:00Z">
              <w:r w:rsidRPr="00AE4176">
                <w:rPr>
                  <w:rFonts w:ascii="Calibri" w:hAnsi="Calibri" w:cs="Calibri"/>
                  <w:color w:val="000000"/>
                  <w:lang w:eastAsia="sv-SE"/>
                </w:rPr>
                <w:t>IO_A1</w:t>
              </w:r>
            </w:ins>
          </w:p>
        </w:tc>
        <w:tc>
          <w:tcPr>
            <w:tcW w:w="1200" w:type="dxa"/>
            <w:tcBorders>
              <w:top w:val="nil"/>
              <w:left w:val="nil"/>
              <w:bottom w:val="single" w:sz="4" w:space="0" w:color="auto"/>
              <w:right w:val="single" w:sz="4" w:space="0" w:color="auto"/>
            </w:tcBorders>
            <w:shd w:val="clear" w:color="auto" w:fill="auto"/>
            <w:noWrap/>
            <w:vAlign w:val="bottom"/>
            <w:hideMark/>
          </w:tcPr>
          <w:p w14:paraId="16736F38" w14:textId="77777777" w:rsidR="00772ED0" w:rsidRPr="00AE4176" w:rsidRDefault="00772ED0" w:rsidP="00772ED0">
            <w:pPr>
              <w:jc w:val="center"/>
              <w:rPr>
                <w:ins w:id="924" w:author="Erik Agrell" w:date="2015-12-13T21:36:00Z"/>
                <w:rFonts w:ascii="Calibri" w:hAnsi="Calibri" w:cs="Calibri"/>
                <w:color w:val="000000"/>
                <w:lang w:eastAsia="sv-SE"/>
              </w:rPr>
            </w:pPr>
            <w:ins w:id="925" w:author="Erik Agrell" w:date="2015-12-13T21:36:00Z">
              <w:r w:rsidRPr="00AE4176">
                <w:rPr>
                  <w:rFonts w:ascii="Calibri" w:hAnsi="Calibri" w:cs="Calibri"/>
                  <w:color w:val="000000"/>
                  <w:lang w:eastAsia="sv-SE"/>
                </w:rPr>
                <w:t>PIN_B13</w:t>
              </w:r>
            </w:ins>
          </w:p>
        </w:tc>
        <w:tc>
          <w:tcPr>
            <w:tcW w:w="1885" w:type="dxa"/>
            <w:tcBorders>
              <w:top w:val="nil"/>
              <w:left w:val="nil"/>
              <w:bottom w:val="single" w:sz="4" w:space="0" w:color="auto"/>
              <w:right w:val="single" w:sz="4" w:space="0" w:color="auto"/>
            </w:tcBorders>
            <w:shd w:val="clear" w:color="auto" w:fill="auto"/>
            <w:noWrap/>
            <w:vAlign w:val="bottom"/>
            <w:hideMark/>
          </w:tcPr>
          <w:p w14:paraId="657E65A6" w14:textId="77777777" w:rsidR="00772ED0" w:rsidRPr="00AE4176" w:rsidRDefault="00772ED0" w:rsidP="00772ED0">
            <w:pPr>
              <w:jc w:val="center"/>
              <w:rPr>
                <w:ins w:id="926" w:author="Erik Agrell" w:date="2015-12-13T21:36:00Z"/>
                <w:rFonts w:ascii="Calibri" w:hAnsi="Calibri" w:cs="Calibri"/>
                <w:color w:val="000000"/>
                <w:lang w:eastAsia="sv-SE"/>
              </w:rPr>
            </w:pPr>
            <w:ins w:id="927" w:author="Erik Agrell" w:date="2015-12-13T21:36:00Z">
              <w:r w:rsidRPr="00AE4176">
                <w:rPr>
                  <w:rFonts w:ascii="Calibri" w:hAnsi="Calibri" w:cs="Calibri"/>
                  <w:color w:val="000000"/>
                  <w:lang w:eastAsia="sv-SE"/>
                </w:rPr>
                <w:t>A1(MSB)</w:t>
              </w:r>
            </w:ins>
          </w:p>
        </w:tc>
      </w:tr>
      <w:tr w:rsidR="00772ED0" w:rsidRPr="00AE4176" w14:paraId="03587325" w14:textId="77777777" w:rsidTr="00772ED0">
        <w:trPr>
          <w:trHeight w:val="300"/>
          <w:jc w:val="center"/>
          <w:ins w:id="928"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A6EB4C" w14:textId="77777777" w:rsidR="00772ED0" w:rsidRPr="00AE4176" w:rsidRDefault="00772ED0" w:rsidP="00772ED0">
            <w:pPr>
              <w:jc w:val="center"/>
              <w:rPr>
                <w:ins w:id="929" w:author="Erik Agrell" w:date="2015-12-13T21:36:00Z"/>
                <w:rFonts w:ascii="Calibri" w:hAnsi="Calibri" w:cs="Calibri"/>
                <w:color w:val="000000"/>
                <w:lang w:eastAsia="sv-SE"/>
              </w:rPr>
            </w:pPr>
            <w:ins w:id="930" w:author="Erik Agrell" w:date="2015-12-13T21:36:00Z">
              <w:r w:rsidRPr="00AE4176">
                <w:rPr>
                  <w:rFonts w:ascii="Calibri" w:hAnsi="Calibri" w:cs="Calibri"/>
                  <w:color w:val="000000"/>
                  <w:lang w:eastAsia="sv-SE"/>
                </w:rPr>
                <w:t>4</w:t>
              </w:r>
            </w:ins>
          </w:p>
        </w:tc>
        <w:tc>
          <w:tcPr>
            <w:tcW w:w="1607" w:type="dxa"/>
            <w:tcBorders>
              <w:top w:val="nil"/>
              <w:left w:val="nil"/>
              <w:bottom w:val="single" w:sz="4" w:space="0" w:color="auto"/>
              <w:right w:val="single" w:sz="4" w:space="0" w:color="auto"/>
            </w:tcBorders>
            <w:shd w:val="clear" w:color="auto" w:fill="auto"/>
            <w:noWrap/>
            <w:vAlign w:val="bottom"/>
            <w:hideMark/>
          </w:tcPr>
          <w:p w14:paraId="149DC3B7" w14:textId="77777777" w:rsidR="00772ED0" w:rsidRPr="00AE4176" w:rsidRDefault="00772ED0" w:rsidP="00772ED0">
            <w:pPr>
              <w:jc w:val="center"/>
              <w:rPr>
                <w:ins w:id="931" w:author="Erik Agrell" w:date="2015-12-13T21:36:00Z"/>
                <w:rFonts w:ascii="Calibri" w:hAnsi="Calibri" w:cs="Calibri"/>
                <w:color w:val="000000"/>
                <w:lang w:eastAsia="sv-SE"/>
              </w:rPr>
            </w:pPr>
            <w:ins w:id="932" w:author="Erik Agrell" w:date="2015-12-13T21:36:00Z">
              <w:r w:rsidRPr="00AE4176">
                <w:rPr>
                  <w:rFonts w:ascii="Calibri" w:hAnsi="Calibri" w:cs="Calibri"/>
                  <w:color w:val="000000"/>
                  <w:lang w:eastAsia="sv-SE"/>
                </w:rPr>
                <w:t>GPIO_0[3]</w:t>
              </w:r>
            </w:ins>
          </w:p>
        </w:tc>
        <w:tc>
          <w:tcPr>
            <w:tcW w:w="1593" w:type="dxa"/>
            <w:tcBorders>
              <w:top w:val="nil"/>
              <w:left w:val="nil"/>
              <w:bottom w:val="single" w:sz="4" w:space="0" w:color="auto"/>
              <w:right w:val="single" w:sz="4" w:space="0" w:color="auto"/>
            </w:tcBorders>
            <w:shd w:val="clear" w:color="auto" w:fill="auto"/>
            <w:noWrap/>
            <w:vAlign w:val="bottom"/>
            <w:hideMark/>
          </w:tcPr>
          <w:p w14:paraId="0369F5C3" w14:textId="77777777" w:rsidR="00772ED0" w:rsidRPr="00AE4176" w:rsidRDefault="00772ED0" w:rsidP="00772ED0">
            <w:pPr>
              <w:jc w:val="center"/>
              <w:rPr>
                <w:ins w:id="933" w:author="Erik Agrell" w:date="2015-12-13T21:36:00Z"/>
                <w:rFonts w:ascii="Calibri" w:hAnsi="Calibri" w:cs="Calibri"/>
                <w:color w:val="000000"/>
                <w:lang w:eastAsia="sv-SE"/>
              </w:rPr>
            </w:pPr>
            <w:ins w:id="934" w:author="Erik Agrell" w:date="2015-12-13T21:36:00Z">
              <w:r w:rsidRPr="00AE4176">
                <w:rPr>
                  <w:rFonts w:ascii="Calibri" w:hAnsi="Calibri" w:cs="Calibri"/>
                  <w:color w:val="000000"/>
                  <w:lang w:eastAsia="sv-SE"/>
                </w:rPr>
                <w:t>IO_A3</w:t>
              </w:r>
            </w:ins>
          </w:p>
        </w:tc>
        <w:tc>
          <w:tcPr>
            <w:tcW w:w="1200" w:type="dxa"/>
            <w:tcBorders>
              <w:top w:val="nil"/>
              <w:left w:val="nil"/>
              <w:bottom w:val="single" w:sz="4" w:space="0" w:color="auto"/>
              <w:right w:val="single" w:sz="4" w:space="0" w:color="auto"/>
            </w:tcBorders>
            <w:shd w:val="clear" w:color="auto" w:fill="auto"/>
            <w:noWrap/>
            <w:vAlign w:val="bottom"/>
            <w:hideMark/>
          </w:tcPr>
          <w:p w14:paraId="1305E8BF" w14:textId="77777777" w:rsidR="00772ED0" w:rsidRPr="00AE4176" w:rsidRDefault="00772ED0" w:rsidP="00772ED0">
            <w:pPr>
              <w:jc w:val="center"/>
              <w:rPr>
                <w:ins w:id="935" w:author="Erik Agrell" w:date="2015-12-13T21:36:00Z"/>
                <w:rFonts w:ascii="Calibri" w:hAnsi="Calibri" w:cs="Calibri"/>
                <w:color w:val="000000"/>
                <w:lang w:eastAsia="sv-SE"/>
              </w:rPr>
            </w:pPr>
            <w:ins w:id="936" w:author="Erik Agrell" w:date="2015-12-13T21:36:00Z">
              <w:r w:rsidRPr="00AE4176">
                <w:rPr>
                  <w:rFonts w:ascii="Calibri" w:hAnsi="Calibri" w:cs="Calibri"/>
                  <w:color w:val="000000"/>
                  <w:lang w:eastAsia="sv-SE"/>
                </w:rPr>
                <w:t>PIN_B14</w:t>
              </w:r>
            </w:ins>
          </w:p>
        </w:tc>
        <w:tc>
          <w:tcPr>
            <w:tcW w:w="1885" w:type="dxa"/>
            <w:tcBorders>
              <w:top w:val="nil"/>
              <w:left w:val="nil"/>
              <w:bottom w:val="single" w:sz="4" w:space="0" w:color="auto"/>
              <w:right w:val="single" w:sz="4" w:space="0" w:color="auto"/>
            </w:tcBorders>
            <w:shd w:val="clear" w:color="auto" w:fill="auto"/>
            <w:noWrap/>
            <w:vAlign w:val="bottom"/>
            <w:hideMark/>
          </w:tcPr>
          <w:p w14:paraId="64BEB5FC" w14:textId="77777777" w:rsidR="00772ED0" w:rsidRPr="00AE4176" w:rsidRDefault="00772ED0" w:rsidP="00772ED0">
            <w:pPr>
              <w:jc w:val="center"/>
              <w:rPr>
                <w:ins w:id="937" w:author="Erik Agrell" w:date="2015-12-13T21:36:00Z"/>
                <w:rFonts w:ascii="Calibri" w:hAnsi="Calibri" w:cs="Calibri"/>
                <w:color w:val="000000"/>
                <w:lang w:eastAsia="sv-SE"/>
              </w:rPr>
            </w:pPr>
            <w:ins w:id="938" w:author="Erik Agrell" w:date="2015-12-13T21:36:00Z">
              <w:r w:rsidRPr="00AE4176">
                <w:rPr>
                  <w:rFonts w:ascii="Calibri" w:hAnsi="Calibri" w:cs="Calibri"/>
                  <w:color w:val="000000"/>
                  <w:lang w:eastAsia="sv-SE"/>
                </w:rPr>
                <w:t>A2</w:t>
              </w:r>
            </w:ins>
          </w:p>
        </w:tc>
      </w:tr>
      <w:tr w:rsidR="00772ED0" w:rsidRPr="00AE4176" w14:paraId="6DA5FAD8" w14:textId="77777777" w:rsidTr="00772ED0">
        <w:trPr>
          <w:trHeight w:val="300"/>
          <w:jc w:val="center"/>
          <w:ins w:id="939"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4609D0" w14:textId="77777777" w:rsidR="00772ED0" w:rsidRPr="00AE4176" w:rsidRDefault="00772ED0" w:rsidP="00772ED0">
            <w:pPr>
              <w:jc w:val="center"/>
              <w:rPr>
                <w:ins w:id="940" w:author="Erik Agrell" w:date="2015-12-13T21:36:00Z"/>
                <w:rFonts w:ascii="Calibri" w:hAnsi="Calibri" w:cs="Calibri"/>
                <w:color w:val="000000"/>
                <w:lang w:eastAsia="sv-SE"/>
              </w:rPr>
            </w:pPr>
            <w:ins w:id="941" w:author="Erik Agrell" w:date="2015-12-13T21:36:00Z">
              <w:r w:rsidRPr="00AE4176">
                <w:rPr>
                  <w:rFonts w:ascii="Calibri" w:hAnsi="Calibri" w:cs="Calibri"/>
                  <w:color w:val="000000"/>
                  <w:lang w:eastAsia="sv-SE"/>
                </w:rPr>
                <w:t>6</w:t>
              </w:r>
            </w:ins>
          </w:p>
        </w:tc>
        <w:tc>
          <w:tcPr>
            <w:tcW w:w="1607" w:type="dxa"/>
            <w:tcBorders>
              <w:top w:val="nil"/>
              <w:left w:val="nil"/>
              <w:bottom w:val="single" w:sz="4" w:space="0" w:color="auto"/>
              <w:right w:val="single" w:sz="4" w:space="0" w:color="auto"/>
            </w:tcBorders>
            <w:shd w:val="clear" w:color="auto" w:fill="auto"/>
            <w:noWrap/>
            <w:vAlign w:val="bottom"/>
            <w:hideMark/>
          </w:tcPr>
          <w:p w14:paraId="60F35351" w14:textId="77777777" w:rsidR="00772ED0" w:rsidRPr="00AE4176" w:rsidRDefault="00772ED0" w:rsidP="00772ED0">
            <w:pPr>
              <w:jc w:val="center"/>
              <w:rPr>
                <w:ins w:id="942" w:author="Erik Agrell" w:date="2015-12-13T21:36:00Z"/>
                <w:rFonts w:ascii="Calibri" w:hAnsi="Calibri" w:cs="Calibri"/>
                <w:color w:val="000000"/>
                <w:lang w:eastAsia="sv-SE"/>
              </w:rPr>
            </w:pPr>
            <w:ins w:id="943" w:author="Erik Agrell" w:date="2015-12-13T21:36:00Z">
              <w:r w:rsidRPr="00AE4176">
                <w:rPr>
                  <w:rFonts w:ascii="Calibri" w:hAnsi="Calibri" w:cs="Calibri"/>
                  <w:color w:val="000000"/>
                  <w:lang w:eastAsia="sv-SE"/>
                </w:rPr>
                <w:t>GPIO_0[5]</w:t>
              </w:r>
            </w:ins>
          </w:p>
        </w:tc>
        <w:tc>
          <w:tcPr>
            <w:tcW w:w="1593" w:type="dxa"/>
            <w:tcBorders>
              <w:top w:val="nil"/>
              <w:left w:val="nil"/>
              <w:bottom w:val="single" w:sz="4" w:space="0" w:color="auto"/>
              <w:right w:val="single" w:sz="4" w:space="0" w:color="auto"/>
            </w:tcBorders>
            <w:shd w:val="clear" w:color="auto" w:fill="auto"/>
            <w:noWrap/>
            <w:vAlign w:val="bottom"/>
            <w:hideMark/>
          </w:tcPr>
          <w:p w14:paraId="71D033D9" w14:textId="77777777" w:rsidR="00772ED0" w:rsidRPr="00AE4176" w:rsidRDefault="00772ED0" w:rsidP="00772ED0">
            <w:pPr>
              <w:jc w:val="center"/>
              <w:rPr>
                <w:ins w:id="944" w:author="Erik Agrell" w:date="2015-12-13T21:36:00Z"/>
                <w:rFonts w:ascii="Calibri" w:hAnsi="Calibri" w:cs="Calibri"/>
                <w:color w:val="000000"/>
                <w:lang w:eastAsia="sv-SE"/>
              </w:rPr>
            </w:pPr>
            <w:ins w:id="945" w:author="Erik Agrell" w:date="2015-12-13T21:36:00Z">
              <w:r w:rsidRPr="00AE4176">
                <w:rPr>
                  <w:rFonts w:ascii="Calibri" w:hAnsi="Calibri" w:cs="Calibri"/>
                  <w:color w:val="000000"/>
                  <w:lang w:eastAsia="sv-SE"/>
                </w:rPr>
                <w:t>IO_A5</w:t>
              </w:r>
            </w:ins>
          </w:p>
        </w:tc>
        <w:tc>
          <w:tcPr>
            <w:tcW w:w="1200" w:type="dxa"/>
            <w:tcBorders>
              <w:top w:val="nil"/>
              <w:left w:val="nil"/>
              <w:bottom w:val="single" w:sz="4" w:space="0" w:color="auto"/>
              <w:right w:val="single" w:sz="4" w:space="0" w:color="auto"/>
            </w:tcBorders>
            <w:shd w:val="clear" w:color="auto" w:fill="auto"/>
            <w:noWrap/>
            <w:vAlign w:val="bottom"/>
            <w:hideMark/>
          </w:tcPr>
          <w:p w14:paraId="5B61FB79" w14:textId="77777777" w:rsidR="00772ED0" w:rsidRPr="00AE4176" w:rsidRDefault="00772ED0" w:rsidP="00772ED0">
            <w:pPr>
              <w:jc w:val="center"/>
              <w:rPr>
                <w:ins w:id="946" w:author="Erik Agrell" w:date="2015-12-13T21:36:00Z"/>
                <w:rFonts w:ascii="Calibri" w:hAnsi="Calibri" w:cs="Calibri"/>
                <w:color w:val="000000"/>
                <w:lang w:eastAsia="sv-SE"/>
              </w:rPr>
            </w:pPr>
            <w:ins w:id="947" w:author="Erik Agrell" w:date="2015-12-13T21:36:00Z">
              <w:r w:rsidRPr="00AE4176">
                <w:rPr>
                  <w:rFonts w:ascii="Calibri" w:hAnsi="Calibri" w:cs="Calibri"/>
                  <w:color w:val="000000"/>
                  <w:lang w:eastAsia="sv-SE"/>
                </w:rPr>
                <w:t>PIN_B15</w:t>
              </w:r>
            </w:ins>
          </w:p>
        </w:tc>
        <w:tc>
          <w:tcPr>
            <w:tcW w:w="1885" w:type="dxa"/>
            <w:tcBorders>
              <w:top w:val="nil"/>
              <w:left w:val="nil"/>
              <w:bottom w:val="single" w:sz="4" w:space="0" w:color="auto"/>
              <w:right w:val="single" w:sz="4" w:space="0" w:color="auto"/>
            </w:tcBorders>
            <w:shd w:val="clear" w:color="auto" w:fill="auto"/>
            <w:noWrap/>
            <w:vAlign w:val="bottom"/>
            <w:hideMark/>
          </w:tcPr>
          <w:p w14:paraId="58F943AC" w14:textId="77777777" w:rsidR="00772ED0" w:rsidRPr="00AE4176" w:rsidRDefault="00772ED0" w:rsidP="00772ED0">
            <w:pPr>
              <w:jc w:val="center"/>
              <w:rPr>
                <w:ins w:id="948" w:author="Erik Agrell" w:date="2015-12-13T21:36:00Z"/>
                <w:rFonts w:ascii="Calibri" w:hAnsi="Calibri" w:cs="Calibri"/>
                <w:color w:val="000000"/>
                <w:lang w:eastAsia="sv-SE"/>
              </w:rPr>
            </w:pPr>
            <w:ins w:id="949" w:author="Erik Agrell" w:date="2015-12-13T21:36:00Z">
              <w:r w:rsidRPr="00AE4176">
                <w:rPr>
                  <w:rFonts w:ascii="Calibri" w:hAnsi="Calibri" w:cs="Calibri"/>
                  <w:color w:val="000000"/>
                  <w:lang w:eastAsia="sv-SE"/>
                </w:rPr>
                <w:t>A3</w:t>
              </w:r>
            </w:ins>
          </w:p>
        </w:tc>
      </w:tr>
      <w:tr w:rsidR="00772ED0" w:rsidRPr="00AE4176" w14:paraId="7B8D9DEC" w14:textId="77777777" w:rsidTr="00772ED0">
        <w:trPr>
          <w:trHeight w:val="300"/>
          <w:jc w:val="center"/>
          <w:ins w:id="950"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9516C0" w14:textId="77777777" w:rsidR="00772ED0" w:rsidRPr="00AE4176" w:rsidRDefault="00772ED0" w:rsidP="00772ED0">
            <w:pPr>
              <w:jc w:val="center"/>
              <w:rPr>
                <w:ins w:id="951" w:author="Erik Agrell" w:date="2015-12-13T21:36:00Z"/>
                <w:rFonts w:ascii="Calibri" w:hAnsi="Calibri" w:cs="Calibri"/>
                <w:color w:val="000000"/>
                <w:lang w:eastAsia="sv-SE"/>
              </w:rPr>
            </w:pPr>
            <w:ins w:id="952" w:author="Erik Agrell" w:date="2015-12-13T21:36:00Z">
              <w:r w:rsidRPr="00AE4176">
                <w:rPr>
                  <w:rFonts w:ascii="Calibri" w:hAnsi="Calibri" w:cs="Calibri"/>
                  <w:color w:val="000000"/>
                  <w:lang w:eastAsia="sv-SE"/>
                </w:rPr>
                <w:t>8</w:t>
              </w:r>
            </w:ins>
          </w:p>
        </w:tc>
        <w:tc>
          <w:tcPr>
            <w:tcW w:w="1607" w:type="dxa"/>
            <w:tcBorders>
              <w:top w:val="nil"/>
              <w:left w:val="nil"/>
              <w:bottom w:val="single" w:sz="4" w:space="0" w:color="auto"/>
              <w:right w:val="single" w:sz="4" w:space="0" w:color="auto"/>
            </w:tcBorders>
            <w:shd w:val="clear" w:color="auto" w:fill="auto"/>
            <w:noWrap/>
            <w:vAlign w:val="bottom"/>
            <w:hideMark/>
          </w:tcPr>
          <w:p w14:paraId="599674FA" w14:textId="77777777" w:rsidR="00772ED0" w:rsidRPr="00AE4176" w:rsidRDefault="00772ED0" w:rsidP="00772ED0">
            <w:pPr>
              <w:jc w:val="center"/>
              <w:rPr>
                <w:ins w:id="953" w:author="Erik Agrell" w:date="2015-12-13T21:36:00Z"/>
                <w:rFonts w:ascii="Calibri" w:hAnsi="Calibri" w:cs="Calibri"/>
                <w:color w:val="000000"/>
                <w:lang w:eastAsia="sv-SE"/>
              </w:rPr>
            </w:pPr>
            <w:ins w:id="954" w:author="Erik Agrell" w:date="2015-12-13T21:36:00Z">
              <w:r w:rsidRPr="00AE4176">
                <w:rPr>
                  <w:rFonts w:ascii="Calibri" w:hAnsi="Calibri" w:cs="Calibri"/>
                  <w:color w:val="000000"/>
                  <w:lang w:eastAsia="sv-SE"/>
                </w:rPr>
                <w:t>GPIO_0[7]</w:t>
              </w:r>
            </w:ins>
          </w:p>
        </w:tc>
        <w:tc>
          <w:tcPr>
            <w:tcW w:w="1593" w:type="dxa"/>
            <w:tcBorders>
              <w:top w:val="nil"/>
              <w:left w:val="nil"/>
              <w:bottom w:val="single" w:sz="4" w:space="0" w:color="auto"/>
              <w:right w:val="single" w:sz="4" w:space="0" w:color="auto"/>
            </w:tcBorders>
            <w:shd w:val="clear" w:color="auto" w:fill="auto"/>
            <w:noWrap/>
            <w:vAlign w:val="bottom"/>
            <w:hideMark/>
          </w:tcPr>
          <w:p w14:paraId="7C12819E" w14:textId="77777777" w:rsidR="00772ED0" w:rsidRPr="00AE4176" w:rsidRDefault="00772ED0" w:rsidP="00772ED0">
            <w:pPr>
              <w:jc w:val="center"/>
              <w:rPr>
                <w:ins w:id="955" w:author="Erik Agrell" w:date="2015-12-13T21:36:00Z"/>
                <w:rFonts w:ascii="Calibri" w:hAnsi="Calibri" w:cs="Calibri"/>
                <w:color w:val="000000"/>
                <w:lang w:eastAsia="sv-SE"/>
              </w:rPr>
            </w:pPr>
            <w:ins w:id="956" w:author="Erik Agrell" w:date="2015-12-13T21:36:00Z">
              <w:r w:rsidRPr="00AE4176">
                <w:rPr>
                  <w:rFonts w:ascii="Calibri" w:hAnsi="Calibri" w:cs="Calibri"/>
                  <w:color w:val="000000"/>
                  <w:lang w:eastAsia="sv-SE"/>
                </w:rPr>
                <w:t>IO_A7</w:t>
              </w:r>
            </w:ins>
          </w:p>
        </w:tc>
        <w:tc>
          <w:tcPr>
            <w:tcW w:w="1200" w:type="dxa"/>
            <w:tcBorders>
              <w:top w:val="nil"/>
              <w:left w:val="nil"/>
              <w:bottom w:val="single" w:sz="4" w:space="0" w:color="auto"/>
              <w:right w:val="single" w:sz="4" w:space="0" w:color="auto"/>
            </w:tcBorders>
            <w:shd w:val="clear" w:color="auto" w:fill="auto"/>
            <w:noWrap/>
            <w:vAlign w:val="bottom"/>
            <w:hideMark/>
          </w:tcPr>
          <w:p w14:paraId="6D0392B1" w14:textId="77777777" w:rsidR="00772ED0" w:rsidRPr="00AE4176" w:rsidRDefault="00772ED0" w:rsidP="00772ED0">
            <w:pPr>
              <w:jc w:val="center"/>
              <w:rPr>
                <w:ins w:id="957" w:author="Erik Agrell" w:date="2015-12-13T21:36:00Z"/>
                <w:rFonts w:ascii="Calibri" w:hAnsi="Calibri" w:cs="Calibri"/>
                <w:color w:val="000000"/>
                <w:lang w:eastAsia="sv-SE"/>
              </w:rPr>
            </w:pPr>
            <w:ins w:id="958" w:author="Erik Agrell" w:date="2015-12-13T21:36:00Z">
              <w:r w:rsidRPr="00AE4176">
                <w:rPr>
                  <w:rFonts w:ascii="Calibri" w:hAnsi="Calibri" w:cs="Calibri"/>
                  <w:color w:val="000000"/>
                  <w:lang w:eastAsia="sv-SE"/>
                </w:rPr>
                <w:t>PIN_B16</w:t>
              </w:r>
            </w:ins>
          </w:p>
        </w:tc>
        <w:tc>
          <w:tcPr>
            <w:tcW w:w="1885" w:type="dxa"/>
            <w:tcBorders>
              <w:top w:val="nil"/>
              <w:left w:val="nil"/>
              <w:bottom w:val="single" w:sz="4" w:space="0" w:color="auto"/>
              <w:right w:val="single" w:sz="4" w:space="0" w:color="auto"/>
            </w:tcBorders>
            <w:shd w:val="clear" w:color="auto" w:fill="auto"/>
            <w:noWrap/>
            <w:vAlign w:val="bottom"/>
            <w:hideMark/>
          </w:tcPr>
          <w:p w14:paraId="3D1F79BA" w14:textId="77777777" w:rsidR="00772ED0" w:rsidRPr="00AE4176" w:rsidRDefault="00772ED0" w:rsidP="00772ED0">
            <w:pPr>
              <w:jc w:val="center"/>
              <w:rPr>
                <w:ins w:id="959" w:author="Erik Agrell" w:date="2015-12-13T21:36:00Z"/>
                <w:rFonts w:ascii="Calibri" w:hAnsi="Calibri" w:cs="Calibri"/>
                <w:color w:val="000000"/>
                <w:lang w:eastAsia="sv-SE"/>
              </w:rPr>
            </w:pPr>
            <w:ins w:id="960" w:author="Erik Agrell" w:date="2015-12-13T21:36:00Z">
              <w:r w:rsidRPr="00AE4176">
                <w:rPr>
                  <w:rFonts w:ascii="Calibri" w:hAnsi="Calibri" w:cs="Calibri"/>
                  <w:color w:val="000000"/>
                  <w:lang w:eastAsia="sv-SE"/>
                </w:rPr>
                <w:t>A4</w:t>
              </w:r>
            </w:ins>
          </w:p>
        </w:tc>
      </w:tr>
      <w:tr w:rsidR="00772ED0" w:rsidRPr="00AE4176" w14:paraId="28C8E9B1" w14:textId="77777777" w:rsidTr="00772ED0">
        <w:trPr>
          <w:trHeight w:val="300"/>
          <w:jc w:val="center"/>
          <w:ins w:id="961"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F06046" w14:textId="77777777" w:rsidR="00772ED0" w:rsidRPr="00AE4176" w:rsidRDefault="00772ED0" w:rsidP="00772ED0">
            <w:pPr>
              <w:jc w:val="center"/>
              <w:rPr>
                <w:ins w:id="962" w:author="Erik Agrell" w:date="2015-12-13T21:36:00Z"/>
                <w:rFonts w:ascii="Calibri" w:hAnsi="Calibri" w:cs="Calibri"/>
                <w:color w:val="000000"/>
                <w:lang w:eastAsia="sv-SE"/>
              </w:rPr>
            </w:pPr>
            <w:ins w:id="963" w:author="Erik Agrell" w:date="2015-12-13T21:36:00Z">
              <w:r w:rsidRPr="00AE4176">
                <w:rPr>
                  <w:rFonts w:ascii="Calibri" w:hAnsi="Calibri" w:cs="Calibri"/>
                  <w:color w:val="000000"/>
                  <w:lang w:eastAsia="sv-SE"/>
                </w:rPr>
                <w:t>10</w:t>
              </w:r>
            </w:ins>
          </w:p>
        </w:tc>
        <w:tc>
          <w:tcPr>
            <w:tcW w:w="1607" w:type="dxa"/>
            <w:tcBorders>
              <w:top w:val="nil"/>
              <w:left w:val="nil"/>
              <w:bottom w:val="single" w:sz="4" w:space="0" w:color="auto"/>
              <w:right w:val="single" w:sz="4" w:space="0" w:color="auto"/>
            </w:tcBorders>
            <w:shd w:val="clear" w:color="auto" w:fill="auto"/>
            <w:noWrap/>
            <w:vAlign w:val="bottom"/>
            <w:hideMark/>
          </w:tcPr>
          <w:p w14:paraId="5AAA0285" w14:textId="77777777" w:rsidR="00772ED0" w:rsidRPr="00AE4176" w:rsidRDefault="00772ED0" w:rsidP="00772ED0">
            <w:pPr>
              <w:jc w:val="center"/>
              <w:rPr>
                <w:ins w:id="964" w:author="Erik Agrell" w:date="2015-12-13T21:36:00Z"/>
                <w:rFonts w:ascii="Calibri" w:hAnsi="Calibri" w:cs="Calibri"/>
                <w:color w:val="000000"/>
                <w:lang w:eastAsia="sv-SE"/>
              </w:rPr>
            </w:pPr>
            <w:ins w:id="965" w:author="Erik Agrell" w:date="2015-12-13T21:36:00Z">
              <w:r w:rsidRPr="00AE4176">
                <w:rPr>
                  <w:rFonts w:ascii="Calibri" w:hAnsi="Calibri" w:cs="Calibri"/>
                  <w:color w:val="000000"/>
                  <w:lang w:eastAsia="sv-SE"/>
                </w:rPr>
                <w:t>GPIO_0[9]</w:t>
              </w:r>
            </w:ins>
          </w:p>
        </w:tc>
        <w:tc>
          <w:tcPr>
            <w:tcW w:w="1593" w:type="dxa"/>
            <w:tcBorders>
              <w:top w:val="nil"/>
              <w:left w:val="nil"/>
              <w:bottom w:val="single" w:sz="4" w:space="0" w:color="auto"/>
              <w:right w:val="single" w:sz="4" w:space="0" w:color="auto"/>
            </w:tcBorders>
            <w:shd w:val="clear" w:color="auto" w:fill="auto"/>
            <w:noWrap/>
            <w:vAlign w:val="bottom"/>
            <w:hideMark/>
          </w:tcPr>
          <w:p w14:paraId="472F7EC9" w14:textId="77777777" w:rsidR="00772ED0" w:rsidRPr="00AE4176" w:rsidRDefault="00772ED0" w:rsidP="00772ED0">
            <w:pPr>
              <w:jc w:val="center"/>
              <w:rPr>
                <w:ins w:id="966" w:author="Erik Agrell" w:date="2015-12-13T21:36:00Z"/>
                <w:rFonts w:ascii="Calibri" w:hAnsi="Calibri" w:cs="Calibri"/>
                <w:color w:val="000000"/>
                <w:lang w:eastAsia="sv-SE"/>
              </w:rPr>
            </w:pPr>
            <w:ins w:id="967" w:author="Erik Agrell" w:date="2015-12-13T21:36:00Z">
              <w:r w:rsidRPr="00AE4176">
                <w:rPr>
                  <w:rFonts w:ascii="Calibri" w:hAnsi="Calibri" w:cs="Calibri"/>
                  <w:color w:val="000000"/>
                  <w:lang w:eastAsia="sv-SE"/>
                </w:rPr>
                <w:t>IO_A9</w:t>
              </w:r>
            </w:ins>
          </w:p>
        </w:tc>
        <w:tc>
          <w:tcPr>
            <w:tcW w:w="1200" w:type="dxa"/>
            <w:tcBorders>
              <w:top w:val="nil"/>
              <w:left w:val="nil"/>
              <w:bottom w:val="single" w:sz="4" w:space="0" w:color="auto"/>
              <w:right w:val="single" w:sz="4" w:space="0" w:color="auto"/>
            </w:tcBorders>
            <w:shd w:val="clear" w:color="auto" w:fill="auto"/>
            <w:noWrap/>
            <w:vAlign w:val="bottom"/>
            <w:hideMark/>
          </w:tcPr>
          <w:p w14:paraId="041FC708" w14:textId="77777777" w:rsidR="00772ED0" w:rsidRPr="00AE4176" w:rsidRDefault="00772ED0" w:rsidP="00772ED0">
            <w:pPr>
              <w:jc w:val="center"/>
              <w:rPr>
                <w:ins w:id="968" w:author="Erik Agrell" w:date="2015-12-13T21:36:00Z"/>
                <w:rFonts w:ascii="Calibri" w:hAnsi="Calibri" w:cs="Calibri"/>
                <w:color w:val="000000"/>
                <w:lang w:eastAsia="sv-SE"/>
              </w:rPr>
            </w:pPr>
            <w:ins w:id="969" w:author="Erik Agrell" w:date="2015-12-13T21:36:00Z">
              <w:r w:rsidRPr="00AE4176">
                <w:rPr>
                  <w:rFonts w:ascii="Calibri" w:hAnsi="Calibri" w:cs="Calibri"/>
                  <w:color w:val="000000"/>
                  <w:lang w:eastAsia="sv-SE"/>
                </w:rPr>
                <w:t>PIN_B17</w:t>
              </w:r>
            </w:ins>
          </w:p>
        </w:tc>
        <w:tc>
          <w:tcPr>
            <w:tcW w:w="1885" w:type="dxa"/>
            <w:tcBorders>
              <w:top w:val="nil"/>
              <w:left w:val="nil"/>
              <w:bottom w:val="single" w:sz="4" w:space="0" w:color="auto"/>
              <w:right w:val="single" w:sz="4" w:space="0" w:color="auto"/>
            </w:tcBorders>
            <w:shd w:val="clear" w:color="auto" w:fill="auto"/>
            <w:noWrap/>
            <w:vAlign w:val="bottom"/>
            <w:hideMark/>
          </w:tcPr>
          <w:p w14:paraId="5223217F" w14:textId="77777777" w:rsidR="00772ED0" w:rsidRPr="00AE4176" w:rsidRDefault="00772ED0" w:rsidP="00772ED0">
            <w:pPr>
              <w:jc w:val="center"/>
              <w:rPr>
                <w:ins w:id="970" w:author="Erik Agrell" w:date="2015-12-13T21:36:00Z"/>
                <w:rFonts w:ascii="Calibri" w:hAnsi="Calibri" w:cs="Calibri"/>
                <w:color w:val="000000"/>
                <w:lang w:eastAsia="sv-SE"/>
              </w:rPr>
            </w:pPr>
            <w:ins w:id="971" w:author="Erik Agrell" w:date="2015-12-13T21:36:00Z">
              <w:r w:rsidRPr="00AE4176">
                <w:rPr>
                  <w:rFonts w:ascii="Calibri" w:hAnsi="Calibri" w:cs="Calibri"/>
                  <w:color w:val="000000"/>
                  <w:lang w:eastAsia="sv-SE"/>
                </w:rPr>
                <w:t>A5</w:t>
              </w:r>
            </w:ins>
          </w:p>
        </w:tc>
      </w:tr>
      <w:tr w:rsidR="00772ED0" w:rsidRPr="00AE4176" w14:paraId="2F290CD3" w14:textId="77777777" w:rsidTr="00772ED0">
        <w:trPr>
          <w:trHeight w:val="300"/>
          <w:jc w:val="center"/>
          <w:ins w:id="972"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B9FC00" w14:textId="77777777" w:rsidR="00772ED0" w:rsidRPr="00AE4176" w:rsidRDefault="00772ED0" w:rsidP="00772ED0">
            <w:pPr>
              <w:jc w:val="center"/>
              <w:rPr>
                <w:ins w:id="973" w:author="Erik Agrell" w:date="2015-12-13T21:36:00Z"/>
                <w:rFonts w:ascii="Calibri" w:hAnsi="Calibri" w:cs="Calibri"/>
                <w:color w:val="000000"/>
                <w:lang w:eastAsia="sv-SE"/>
              </w:rPr>
            </w:pPr>
            <w:ins w:id="974" w:author="Erik Agrell" w:date="2015-12-13T21:36:00Z">
              <w:r w:rsidRPr="00AE4176">
                <w:rPr>
                  <w:rFonts w:ascii="Calibri" w:hAnsi="Calibri" w:cs="Calibri"/>
                  <w:color w:val="000000"/>
                  <w:lang w:eastAsia="sv-SE"/>
                </w:rPr>
                <w:t>12</w:t>
              </w:r>
            </w:ins>
          </w:p>
        </w:tc>
        <w:tc>
          <w:tcPr>
            <w:tcW w:w="1607" w:type="dxa"/>
            <w:tcBorders>
              <w:top w:val="nil"/>
              <w:left w:val="nil"/>
              <w:bottom w:val="single" w:sz="4" w:space="0" w:color="auto"/>
              <w:right w:val="single" w:sz="4" w:space="0" w:color="auto"/>
            </w:tcBorders>
            <w:shd w:val="clear" w:color="auto" w:fill="auto"/>
            <w:noWrap/>
            <w:vAlign w:val="bottom"/>
            <w:hideMark/>
          </w:tcPr>
          <w:p w14:paraId="00055788" w14:textId="77777777" w:rsidR="00772ED0" w:rsidRPr="00AE4176" w:rsidRDefault="00772ED0" w:rsidP="00772ED0">
            <w:pPr>
              <w:jc w:val="center"/>
              <w:rPr>
                <w:ins w:id="975" w:author="Erik Agrell" w:date="2015-12-13T21:36:00Z"/>
                <w:rFonts w:ascii="Calibri" w:hAnsi="Calibri" w:cs="Calibri"/>
                <w:color w:val="000000"/>
                <w:lang w:eastAsia="sv-SE"/>
              </w:rPr>
            </w:pPr>
            <w:ins w:id="976" w:author="Erik Agrell" w:date="2015-12-13T21:36:00Z">
              <w:r w:rsidRPr="00AE4176">
                <w:rPr>
                  <w:rFonts w:ascii="Calibri" w:hAnsi="Calibri" w:cs="Calibri"/>
                  <w:color w:val="000000"/>
                  <w:lang w:eastAsia="sv-SE"/>
                </w:rPr>
                <w:t>GND</w:t>
              </w:r>
            </w:ins>
          </w:p>
        </w:tc>
        <w:tc>
          <w:tcPr>
            <w:tcW w:w="1593" w:type="dxa"/>
            <w:tcBorders>
              <w:top w:val="nil"/>
              <w:left w:val="nil"/>
              <w:bottom w:val="single" w:sz="4" w:space="0" w:color="auto"/>
              <w:right w:val="single" w:sz="4" w:space="0" w:color="auto"/>
            </w:tcBorders>
            <w:shd w:val="clear" w:color="auto" w:fill="auto"/>
            <w:noWrap/>
            <w:vAlign w:val="bottom"/>
            <w:hideMark/>
          </w:tcPr>
          <w:p w14:paraId="67FBB37A" w14:textId="77777777" w:rsidR="00772ED0" w:rsidRPr="00AE4176" w:rsidRDefault="00772ED0" w:rsidP="00772ED0">
            <w:pPr>
              <w:jc w:val="center"/>
              <w:rPr>
                <w:ins w:id="977" w:author="Erik Agrell" w:date="2015-12-13T21:36:00Z"/>
                <w:rFonts w:ascii="Calibri" w:hAnsi="Calibri" w:cs="Calibri"/>
                <w:color w:val="000000"/>
                <w:lang w:eastAsia="sv-SE"/>
              </w:rPr>
            </w:pPr>
            <w:ins w:id="978" w:author="Erik Agrell" w:date="2015-12-13T21:36:00Z">
              <w:r w:rsidRPr="00AE4176">
                <w:rPr>
                  <w:rFonts w:ascii="Calibri" w:hAnsi="Calibri" w:cs="Calibri"/>
                  <w:color w:val="000000"/>
                  <w:lang w:eastAsia="sv-SE"/>
                </w:rPr>
                <w:t>GND</w:t>
              </w:r>
            </w:ins>
          </w:p>
        </w:tc>
        <w:tc>
          <w:tcPr>
            <w:tcW w:w="1200" w:type="dxa"/>
            <w:tcBorders>
              <w:top w:val="nil"/>
              <w:left w:val="nil"/>
              <w:bottom w:val="single" w:sz="4" w:space="0" w:color="auto"/>
              <w:right w:val="single" w:sz="4" w:space="0" w:color="auto"/>
            </w:tcBorders>
            <w:shd w:val="clear" w:color="auto" w:fill="auto"/>
            <w:noWrap/>
            <w:vAlign w:val="bottom"/>
            <w:hideMark/>
          </w:tcPr>
          <w:p w14:paraId="3E213C91" w14:textId="77777777" w:rsidR="00772ED0" w:rsidRPr="00AE4176" w:rsidRDefault="00772ED0" w:rsidP="00772ED0">
            <w:pPr>
              <w:jc w:val="center"/>
              <w:rPr>
                <w:ins w:id="979" w:author="Erik Agrell" w:date="2015-12-13T21:36:00Z"/>
                <w:rFonts w:ascii="Calibri" w:hAnsi="Calibri" w:cs="Calibri"/>
                <w:color w:val="000000"/>
                <w:lang w:eastAsia="sv-SE"/>
              </w:rPr>
            </w:pPr>
          </w:p>
        </w:tc>
        <w:tc>
          <w:tcPr>
            <w:tcW w:w="1885" w:type="dxa"/>
            <w:tcBorders>
              <w:top w:val="nil"/>
              <w:left w:val="nil"/>
              <w:bottom w:val="single" w:sz="4" w:space="0" w:color="auto"/>
              <w:right w:val="single" w:sz="4" w:space="0" w:color="auto"/>
            </w:tcBorders>
            <w:shd w:val="clear" w:color="auto" w:fill="auto"/>
            <w:noWrap/>
            <w:vAlign w:val="bottom"/>
            <w:hideMark/>
          </w:tcPr>
          <w:p w14:paraId="1C1D67EF" w14:textId="77777777" w:rsidR="00772ED0" w:rsidRPr="00AE4176" w:rsidRDefault="00772ED0" w:rsidP="00772ED0">
            <w:pPr>
              <w:jc w:val="center"/>
              <w:rPr>
                <w:ins w:id="980" w:author="Erik Agrell" w:date="2015-12-13T21:36:00Z"/>
                <w:rFonts w:ascii="Calibri" w:hAnsi="Calibri" w:cs="Calibri"/>
                <w:color w:val="000000"/>
                <w:lang w:eastAsia="sv-SE"/>
              </w:rPr>
            </w:pPr>
            <w:ins w:id="981" w:author="Erik Agrell" w:date="2015-12-13T21:36:00Z">
              <w:r w:rsidRPr="00AE4176">
                <w:rPr>
                  <w:rFonts w:ascii="Calibri" w:hAnsi="Calibri" w:cs="Calibri"/>
                  <w:color w:val="000000"/>
                  <w:lang w:eastAsia="sv-SE"/>
                </w:rPr>
                <w:t>Jord</w:t>
              </w:r>
            </w:ins>
          </w:p>
        </w:tc>
      </w:tr>
      <w:tr w:rsidR="00772ED0" w:rsidRPr="00AE4176" w14:paraId="2631B3A0" w14:textId="77777777" w:rsidTr="00772ED0">
        <w:trPr>
          <w:trHeight w:val="300"/>
          <w:jc w:val="center"/>
          <w:ins w:id="982"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DDBBB0" w14:textId="77777777" w:rsidR="00772ED0" w:rsidRPr="00AE4176" w:rsidRDefault="00772ED0" w:rsidP="00772ED0">
            <w:pPr>
              <w:jc w:val="center"/>
              <w:rPr>
                <w:ins w:id="983" w:author="Erik Agrell" w:date="2015-12-13T21:36:00Z"/>
                <w:rFonts w:ascii="Calibri" w:hAnsi="Calibri" w:cs="Calibri"/>
                <w:color w:val="000000"/>
                <w:lang w:eastAsia="sv-SE"/>
              </w:rPr>
            </w:pPr>
            <w:ins w:id="984" w:author="Erik Agrell" w:date="2015-12-13T21:36:00Z">
              <w:r w:rsidRPr="00AE4176">
                <w:rPr>
                  <w:rFonts w:ascii="Calibri" w:hAnsi="Calibri" w:cs="Calibri"/>
                  <w:color w:val="000000"/>
                  <w:lang w:eastAsia="sv-SE"/>
                </w:rPr>
                <w:t>14</w:t>
              </w:r>
            </w:ins>
          </w:p>
        </w:tc>
        <w:tc>
          <w:tcPr>
            <w:tcW w:w="1607" w:type="dxa"/>
            <w:tcBorders>
              <w:top w:val="nil"/>
              <w:left w:val="nil"/>
              <w:bottom w:val="single" w:sz="4" w:space="0" w:color="auto"/>
              <w:right w:val="single" w:sz="4" w:space="0" w:color="auto"/>
            </w:tcBorders>
            <w:shd w:val="clear" w:color="auto" w:fill="auto"/>
            <w:noWrap/>
            <w:vAlign w:val="bottom"/>
            <w:hideMark/>
          </w:tcPr>
          <w:p w14:paraId="59764240" w14:textId="77777777" w:rsidR="00772ED0" w:rsidRPr="00AE4176" w:rsidRDefault="00772ED0" w:rsidP="00772ED0">
            <w:pPr>
              <w:jc w:val="center"/>
              <w:rPr>
                <w:ins w:id="985" w:author="Erik Agrell" w:date="2015-12-13T21:36:00Z"/>
                <w:rFonts w:ascii="Calibri" w:hAnsi="Calibri" w:cs="Calibri"/>
                <w:color w:val="000000"/>
                <w:lang w:eastAsia="sv-SE"/>
              </w:rPr>
            </w:pPr>
            <w:ins w:id="986" w:author="Erik Agrell" w:date="2015-12-13T21:36:00Z">
              <w:r w:rsidRPr="00AE4176">
                <w:rPr>
                  <w:rFonts w:ascii="Calibri" w:hAnsi="Calibri" w:cs="Calibri"/>
                  <w:color w:val="000000"/>
                  <w:lang w:eastAsia="sv-SE"/>
                </w:rPr>
                <w:t>GPIO_0[11]</w:t>
              </w:r>
            </w:ins>
          </w:p>
        </w:tc>
        <w:tc>
          <w:tcPr>
            <w:tcW w:w="1593" w:type="dxa"/>
            <w:tcBorders>
              <w:top w:val="nil"/>
              <w:left w:val="nil"/>
              <w:bottom w:val="single" w:sz="4" w:space="0" w:color="auto"/>
              <w:right w:val="single" w:sz="4" w:space="0" w:color="auto"/>
            </w:tcBorders>
            <w:shd w:val="clear" w:color="auto" w:fill="auto"/>
            <w:noWrap/>
            <w:vAlign w:val="bottom"/>
            <w:hideMark/>
          </w:tcPr>
          <w:p w14:paraId="28D87FFF" w14:textId="77777777" w:rsidR="00772ED0" w:rsidRPr="00AE4176" w:rsidRDefault="00772ED0" w:rsidP="00772ED0">
            <w:pPr>
              <w:jc w:val="center"/>
              <w:rPr>
                <w:ins w:id="987" w:author="Erik Agrell" w:date="2015-12-13T21:36:00Z"/>
                <w:rFonts w:ascii="Calibri" w:hAnsi="Calibri" w:cs="Calibri"/>
                <w:color w:val="000000"/>
                <w:lang w:eastAsia="sv-SE"/>
              </w:rPr>
            </w:pPr>
            <w:ins w:id="988" w:author="Erik Agrell" w:date="2015-12-13T21:36:00Z">
              <w:r w:rsidRPr="00AE4176">
                <w:rPr>
                  <w:rFonts w:ascii="Calibri" w:hAnsi="Calibri" w:cs="Calibri"/>
                  <w:color w:val="000000"/>
                  <w:lang w:eastAsia="sv-SE"/>
                </w:rPr>
                <w:t>IO_A11</w:t>
              </w:r>
            </w:ins>
          </w:p>
        </w:tc>
        <w:tc>
          <w:tcPr>
            <w:tcW w:w="1200" w:type="dxa"/>
            <w:tcBorders>
              <w:top w:val="nil"/>
              <w:left w:val="nil"/>
              <w:bottom w:val="single" w:sz="4" w:space="0" w:color="auto"/>
              <w:right w:val="single" w:sz="4" w:space="0" w:color="auto"/>
            </w:tcBorders>
            <w:shd w:val="clear" w:color="auto" w:fill="auto"/>
            <w:noWrap/>
            <w:vAlign w:val="bottom"/>
            <w:hideMark/>
          </w:tcPr>
          <w:p w14:paraId="14B31EF3" w14:textId="77777777" w:rsidR="00772ED0" w:rsidRPr="00AE4176" w:rsidRDefault="00772ED0" w:rsidP="00772ED0">
            <w:pPr>
              <w:jc w:val="center"/>
              <w:rPr>
                <w:ins w:id="989" w:author="Erik Agrell" w:date="2015-12-13T21:36:00Z"/>
                <w:rFonts w:ascii="Calibri" w:hAnsi="Calibri" w:cs="Calibri"/>
                <w:color w:val="000000"/>
                <w:lang w:eastAsia="sv-SE"/>
              </w:rPr>
            </w:pPr>
            <w:ins w:id="990" w:author="Erik Agrell" w:date="2015-12-13T21:36:00Z">
              <w:r w:rsidRPr="00AE4176">
                <w:rPr>
                  <w:rFonts w:ascii="Calibri" w:hAnsi="Calibri" w:cs="Calibri"/>
                  <w:color w:val="000000"/>
                  <w:lang w:eastAsia="sv-SE"/>
                </w:rPr>
                <w:t>PIN_B18</w:t>
              </w:r>
            </w:ins>
          </w:p>
        </w:tc>
        <w:tc>
          <w:tcPr>
            <w:tcW w:w="1885" w:type="dxa"/>
            <w:tcBorders>
              <w:top w:val="nil"/>
              <w:left w:val="nil"/>
              <w:bottom w:val="single" w:sz="4" w:space="0" w:color="auto"/>
              <w:right w:val="single" w:sz="4" w:space="0" w:color="auto"/>
            </w:tcBorders>
            <w:shd w:val="clear" w:color="auto" w:fill="auto"/>
            <w:noWrap/>
            <w:vAlign w:val="bottom"/>
            <w:hideMark/>
          </w:tcPr>
          <w:p w14:paraId="36B7046E" w14:textId="77777777" w:rsidR="00772ED0" w:rsidRPr="00AE4176" w:rsidRDefault="00772ED0" w:rsidP="00772ED0">
            <w:pPr>
              <w:jc w:val="center"/>
              <w:rPr>
                <w:ins w:id="991" w:author="Erik Agrell" w:date="2015-12-13T21:36:00Z"/>
                <w:rFonts w:ascii="Calibri" w:hAnsi="Calibri" w:cs="Calibri"/>
                <w:color w:val="000000"/>
                <w:lang w:eastAsia="sv-SE"/>
              </w:rPr>
            </w:pPr>
            <w:ins w:id="992" w:author="Erik Agrell" w:date="2015-12-13T21:36:00Z">
              <w:r w:rsidRPr="00AE4176">
                <w:rPr>
                  <w:rFonts w:ascii="Calibri" w:hAnsi="Calibri" w:cs="Calibri"/>
                  <w:color w:val="000000"/>
                  <w:lang w:eastAsia="sv-SE"/>
                </w:rPr>
                <w:t>A6</w:t>
              </w:r>
            </w:ins>
          </w:p>
        </w:tc>
      </w:tr>
      <w:tr w:rsidR="00772ED0" w:rsidRPr="00AE4176" w14:paraId="3E291F8C" w14:textId="77777777" w:rsidTr="00772ED0">
        <w:trPr>
          <w:trHeight w:val="300"/>
          <w:jc w:val="center"/>
          <w:ins w:id="993"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C4B56C" w14:textId="77777777" w:rsidR="00772ED0" w:rsidRPr="00AE4176" w:rsidRDefault="00772ED0" w:rsidP="00772ED0">
            <w:pPr>
              <w:jc w:val="center"/>
              <w:rPr>
                <w:ins w:id="994" w:author="Erik Agrell" w:date="2015-12-13T21:36:00Z"/>
                <w:rFonts w:ascii="Calibri" w:hAnsi="Calibri" w:cs="Calibri"/>
                <w:color w:val="000000"/>
                <w:lang w:eastAsia="sv-SE"/>
              </w:rPr>
            </w:pPr>
            <w:ins w:id="995" w:author="Erik Agrell" w:date="2015-12-13T21:36:00Z">
              <w:r w:rsidRPr="00AE4176">
                <w:rPr>
                  <w:rFonts w:ascii="Calibri" w:hAnsi="Calibri" w:cs="Calibri"/>
                  <w:color w:val="000000"/>
                  <w:lang w:eastAsia="sv-SE"/>
                </w:rPr>
                <w:t>16</w:t>
              </w:r>
            </w:ins>
          </w:p>
        </w:tc>
        <w:tc>
          <w:tcPr>
            <w:tcW w:w="1607" w:type="dxa"/>
            <w:tcBorders>
              <w:top w:val="nil"/>
              <w:left w:val="nil"/>
              <w:bottom w:val="single" w:sz="4" w:space="0" w:color="auto"/>
              <w:right w:val="single" w:sz="4" w:space="0" w:color="auto"/>
            </w:tcBorders>
            <w:shd w:val="clear" w:color="auto" w:fill="auto"/>
            <w:noWrap/>
            <w:vAlign w:val="bottom"/>
            <w:hideMark/>
          </w:tcPr>
          <w:p w14:paraId="2470E832" w14:textId="77777777" w:rsidR="00772ED0" w:rsidRPr="00AE4176" w:rsidRDefault="00772ED0" w:rsidP="00772ED0">
            <w:pPr>
              <w:jc w:val="center"/>
              <w:rPr>
                <w:ins w:id="996" w:author="Erik Agrell" w:date="2015-12-13T21:36:00Z"/>
                <w:rFonts w:ascii="Calibri" w:hAnsi="Calibri" w:cs="Calibri"/>
                <w:color w:val="000000"/>
                <w:lang w:eastAsia="sv-SE"/>
              </w:rPr>
            </w:pPr>
            <w:ins w:id="997" w:author="Erik Agrell" w:date="2015-12-13T21:36:00Z">
              <w:r w:rsidRPr="00AE4176">
                <w:rPr>
                  <w:rFonts w:ascii="Calibri" w:hAnsi="Calibri" w:cs="Calibri"/>
                  <w:color w:val="000000"/>
                  <w:lang w:eastAsia="sv-SE"/>
                </w:rPr>
                <w:t>GPIO_0[13]</w:t>
              </w:r>
            </w:ins>
          </w:p>
        </w:tc>
        <w:tc>
          <w:tcPr>
            <w:tcW w:w="1593" w:type="dxa"/>
            <w:tcBorders>
              <w:top w:val="nil"/>
              <w:left w:val="nil"/>
              <w:bottom w:val="single" w:sz="4" w:space="0" w:color="auto"/>
              <w:right w:val="single" w:sz="4" w:space="0" w:color="auto"/>
            </w:tcBorders>
            <w:shd w:val="clear" w:color="auto" w:fill="auto"/>
            <w:noWrap/>
            <w:vAlign w:val="bottom"/>
            <w:hideMark/>
          </w:tcPr>
          <w:p w14:paraId="1A889896" w14:textId="77777777" w:rsidR="00772ED0" w:rsidRPr="00AE4176" w:rsidRDefault="00772ED0" w:rsidP="00772ED0">
            <w:pPr>
              <w:jc w:val="center"/>
              <w:rPr>
                <w:ins w:id="998" w:author="Erik Agrell" w:date="2015-12-13T21:36:00Z"/>
                <w:rFonts w:ascii="Calibri" w:hAnsi="Calibri" w:cs="Calibri"/>
                <w:color w:val="000000"/>
                <w:lang w:eastAsia="sv-SE"/>
              </w:rPr>
            </w:pPr>
            <w:ins w:id="999" w:author="Erik Agrell" w:date="2015-12-13T21:36:00Z">
              <w:r w:rsidRPr="00AE4176">
                <w:rPr>
                  <w:rFonts w:ascii="Calibri" w:hAnsi="Calibri" w:cs="Calibri"/>
                  <w:color w:val="000000"/>
                  <w:lang w:eastAsia="sv-SE"/>
                </w:rPr>
                <w:t>IO_A13</w:t>
              </w:r>
            </w:ins>
          </w:p>
        </w:tc>
        <w:tc>
          <w:tcPr>
            <w:tcW w:w="1200" w:type="dxa"/>
            <w:tcBorders>
              <w:top w:val="nil"/>
              <w:left w:val="nil"/>
              <w:bottom w:val="single" w:sz="4" w:space="0" w:color="auto"/>
              <w:right w:val="single" w:sz="4" w:space="0" w:color="auto"/>
            </w:tcBorders>
            <w:shd w:val="clear" w:color="auto" w:fill="auto"/>
            <w:noWrap/>
            <w:vAlign w:val="bottom"/>
            <w:hideMark/>
          </w:tcPr>
          <w:p w14:paraId="055284D8" w14:textId="77777777" w:rsidR="00772ED0" w:rsidRPr="00AE4176" w:rsidRDefault="00772ED0" w:rsidP="00772ED0">
            <w:pPr>
              <w:jc w:val="center"/>
              <w:rPr>
                <w:ins w:id="1000" w:author="Erik Agrell" w:date="2015-12-13T21:36:00Z"/>
                <w:rFonts w:ascii="Calibri" w:hAnsi="Calibri" w:cs="Calibri"/>
                <w:color w:val="000000"/>
                <w:lang w:eastAsia="sv-SE"/>
              </w:rPr>
            </w:pPr>
            <w:ins w:id="1001" w:author="Erik Agrell" w:date="2015-12-13T21:36:00Z">
              <w:r w:rsidRPr="00AE4176">
                <w:rPr>
                  <w:rFonts w:ascii="Calibri" w:hAnsi="Calibri" w:cs="Calibri"/>
                  <w:color w:val="000000"/>
                  <w:lang w:eastAsia="sv-SE"/>
                </w:rPr>
                <w:t>PIN_B19</w:t>
              </w:r>
            </w:ins>
          </w:p>
        </w:tc>
        <w:tc>
          <w:tcPr>
            <w:tcW w:w="1885" w:type="dxa"/>
            <w:tcBorders>
              <w:top w:val="nil"/>
              <w:left w:val="nil"/>
              <w:bottom w:val="single" w:sz="4" w:space="0" w:color="auto"/>
              <w:right w:val="single" w:sz="4" w:space="0" w:color="auto"/>
            </w:tcBorders>
            <w:shd w:val="clear" w:color="auto" w:fill="auto"/>
            <w:noWrap/>
            <w:vAlign w:val="bottom"/>
            <w:hideMark/>
          </w:tcPr>
          <w:p w14:paraId="49BEF77C" w14:textId="77777777" w:rsidR="00772ED0" w:rsidRPr="00AE4176" w:rsidRDefault="00772ED0" w:rsidP="00772ED0">
            <w:pPr>
              <w:jc w:val="center"/>
              <w:rPr>
                <w:ins w:id="1002" w:author="Erik Agrell" w:date="2015-12-13T21:36:00Z"/>
                <w:rFonts w:ascii="Calibri" w:hAnsi="Calibri" w:cs="Calibri"/>
                <w:color w:val="000000"/>
                <w:lang w:eastAsia="sv-SE"/>
              </w:rPr>
            </w:pPr>
            <w:ins w:id="1003" w:author="Erik Agrell" w:date="2015-12-13T21:36:00Z">
              <w:r w:rsidRPr="00AE4176">
                <w:rPr>
                  <w:rFonts w:ascii="Calibri" w:hAnsi="Calibri" w:cs="Calibri"/>
                  <w:color w:val="000000"/>
                  <w:lang w:eastAsia="sv-SE"/>
                </w:rPr>
                <w:t>A7</w:t>
              </w:r>
            </w:ins>
          </w:p>
        </w:tc>
      </w:tr>
      <w:tr w:rsidR="00772ED0" w:rsidRPr="00AE4176" w14:paraId="7D9FFA18" w14:textId="77777777" w:rsidTr="00772ED0">
        <w:trPr>
          <w:trHeight w:val="300"/>
          <w:jc w:val="center"/>
          <w:ins w:id="1004"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AC0CFC" w14:textId="77777777" w:rsidR="00772ED0" w:rsidRPr="00AE4176" w:rsidRDefault="00772ED0" w:rsidP="00772ED0">
            <w:pPr>
              <w:jc w:val="center"/>
              <w:rPr>
                <w:ins w:id="1005" w:author="Erik Agrell" w:date="2015-12-13T21:36:00Z"/>
                <w:rFonts w:ascii="Calibri" w:hAnsi="Calibri" w:cs="Calibri"/>
                <w:color w:val="000000"/>
                <w:lang w:eastAsia="sv-SE"/>
              </w:rPr>
            </w:pPr>
            <w:ins w:id="1006" w:author="Erik Agrell" w:date="2015-12-13T21:36:00Z">
              <w:r w:rsidRPr="00AE4176">
                <w:rPr>
                  <w:rFonts w:ascii="Calibri" w:hAnsi="Calibri" w:cs="Calibri"/>
                  <w:color w:val="000000"/>
                  <w:lang w:eastAsia="sv-SE"/>
                </w:rPr>
                <w:t>18</w:t>
              </w:r>
            </w:ins>
          </w:p>
        </w:tc>
        <w:tc>
          <w:tcPr>
            <w:tcW w:w="1607" w:type="dxa"/>
            <w:tcBorders>
              <w:top w:val="nil"/>
              <w:left w:val="nil"/>
              <w:bottom w:val="single" w:sz="4" w:space="0" w:color="auto"/>
              <w:right w:val="single" w:sz="4" w:space="0" w:color="auto"/>
            </w:tcBorders>
            <w:shd w:val="clear" w:color="auto" w:fill="auto"/>
            <w:noWrap/>
            <w:vAlign w:val="bottom"/>
            <w:hideMark/>
          </w:tcPr>
          <w:p w14:paraId="457AF231" w14:textId="77777777" w:rsidR="00772ED0" w:rsidRPr="00AE4176" w:rsidRDefault="00772ED0" w:rsidP="00772ED0">
            <w:pPr>
              <w:jc w:val="center"/>
              <w:rPr>
                <w:ins w:id="1007" w:author="Erik Agrell" w:date="2015-12-13T21:36:00Z"/>
                <w:rFonts w:ascii="Calibri" w:hAnsi="Calibri" w:cs="Calibri"/>
                <w:color w:val="000000"/>
                <w:lang w:eastAsia="sv-SE"/>
              </w:rPr>
            </w:pPr>
            <w:ins w:id="1008" w:author="Erik Agrell" w:date="2015-12-13T21:36:00Z">
              <w:r w:rsidRPr="00AE4176">
                <w:rPr>
                  <w:rFonts w:ascii="Calibri" w:hAnsi="Calibri" w:cs="Calibri"/>
                  <w:color w:val="000000"/>
                  <w:lang w:eastAsia="sv-SE"/>
                </w:rPr>
                <w:t>GPIO_0[15]</w:t>
              </w:r>
            </w:ins>
          </w:p>
        </w:tc>
        <w:tc>
          <w:tcPr>
            <w:tcW w:w="1593" w:type="dxa"/>
            <w:tcBorders>
              <w:top w:val="nil"/>
              <w:left w:val="nil"/>
              <w:bottom w:val="single" w:sz="4" w:space="0" w:color="auto"/>
              <w:right w:val="single" w:sz="4" w:space="0" w:color="auto"/>
            </w:tcBorders>
            <w:shd w:val="clear" w:color="auto" w:fill="auto"/>
            <w:noWrap/>
            <w:vAlign w:val="bottom"/>
            <w:hideMark/>
          </w:tcPr>
          <w:p w14:paraId="18AA290E" w14:textId="77777777" w:rsidR="00772ED0" w:rsidRPr="00AE4176" w:rsidRDefault="00772ED0" w:rsidP="00772ED0">
            <w:pPr>
              <w:jc w:val="center"/>
              <w:rPr>
                <w:ins w:id="1009" w:author="Erik Agrell" w:date="2015-12-13T21:36:00Z"/>
                <w:rFonts w:ascii="Calibri" w:hAnsi="Calibri" w:cs="Calibri"/>
                <w:color w:val="000000"/>
                <w:lang w:eastAsia="sv-SE"/>
              </w:rPr>
            </w:pPr>
            <w:ins w:id="1010" w:author="Erik Agrell" w:date="2015-12-13T21:36:00Z">
              <w:r w:rsidRPr="00AE4176">
                <w:rPr>
                  <w:rFonts w:ascii="Calibri" w:hAnsi="Calibri" w:cs="Calibri"/>
                  <w:color w:val="000000"/>
                  <w:lang w:eastAsia="sv-SE"/>
                </w:rPr>
                <w:t>IO_A15</w:t>
              </w:r>
            </w:ins>
          </w:p>
        </w:tc>
        <w:tc>
          <w:tcPr>
            <w:tcW w:w="1200" w:type="dxa"/>
            <w:tcBorders>
              <w:top w:val="nil"/>
              <w:left w:val="nil"/>
              <w:bottom w:val="single" w:sz="4" w:space="0" w:color="auto"/>
              <w:right w:val="single" w:sz="4" w:space="0" w:color="auto"/>
            </w:tcBorders>
            <w:shd w:val="clear" w:color="auto" w:fill="auto"/>
            <w:noWrap/>
            <w:vAlign w:val="bottom"/>
            <w:hideMark/>
          </w:tcPr>
          <w:p w14:paraId="52F5BD1A" w14:textId="77777777" w:rsidR="00772ED0" w:rsidRPr="00AE4176" w:rsidRDefault="00772ED0" w:rsidP="00772ED0">
            <w:pPr>
              <w:jc w:val="center"/>
              <w:rPr>
                <w:ins w:id="1011" w:author="Erik Agrell" w:date="2015-12-13T21:36:00Z"/>
                <w:rFonts w:ascii="Calibri" w:hAnsi="Calibri" w:cs="Calibri"/>
                <w:color w:val="000000"/>
                <w:lang w:eastAsia="sv-SE"/>
              </w:rPr>
            </w:pPr>
            <w:ins w:id="1012" w:author="Erik Agrell" w:date="2015-12-13T21:36:00Z">
              <w:r w:rsidRPr="00AE4176">
                <w:rPr>
                  <w:rFonts w:ascii="Calibri" w:hAnsi="Calibri" w:cs="Calibri"/>
                  <w:color w:val="000000"/>
                  <w:lang w:eastAsia="sv-SE"/>
                </w:rPr>
                <w:t>PIN_B20</w:t>
              </w:r>
            </w:ins>
          </w:p>
        </w:tc>
        <w:tc>
          <w:tcPr>
            <w:tcW w:w="1885" w:type="dxa"/>
            <w:tcBorders>
              <w:top w:val="nil"/>
              <w:left w:val="nil"/>
              <w:bottom w:val="single" w:sz="4" w:space="0" w:color="auto"/>
              <w:right w:val="single" w:sz="4" w:space="0" w:color="auto"/>
            </w:tcBorders>
            <w:shd w:val="clear" w:color="auto" w:fill="auto"/>
            <w:noWrap/>
            <w:vAlign w:val="bottom"/>
            <w:hideMark/>
          </w:tcPr>
          <w:p w14:paraId="38645F12" w14:textId="77777777" w:rsidR="00772ED0" w:rsidRPr="00AE4176" w:rsidRDefault="00772ED0" w:rsidP="00772ED0">
            <w:pPr>
              <w:jc w:val="center"/>
              <w:rPr>
                <w:ins w:id="1013" w:author="Erik Agrell" w:date="2015-12-13T21:36:00Z"/>
                <w:rFonts w:ascii="Calibri" w:hAnsi="Calibri" w:cs="Calibri"/>
                <w:color w:val="000000"/>
                <w:lang w:eastAsia="sv-SE"/>
              </w:rPr>
            </w:pPr>
            <w:ins w:id="1014" w:author="Erik Agrell" w:date="2015-12-13T21:36:00Z">
              <w:r w:rsidRPr="00AE4176">
                <w:rPr>
                  <w:rFonts w:ascii="Calibri" w:hAnsi="Calibri" w:cs="Calibri"/>
                  <w:color w:val="000000"/>
                  <w:lang w:eastAsia="sv-SE"/>
                </w:rPr>
                <w:t>A8(LSB)</w:t>
              </w:r>
            </w:ins>
          </w:p>
        </w:tc>
      </w:tr>
      <w:tr w:rsidR="00772ED0" w:rsidRPr="00AE4176" w14:paraId="4BE12BCB" w14:textId="77777777" w:rsidTr="00772ED0">
        <w:trPr>
          <w:trHeight w:val="300"/>
          <w:jc w:val="center"/>
          <w:ins w:id="1015"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4A72A3" w14:textId="77777777" w:rsidR="00772ED0" w:rsidRPr="00AE4176" w:rsidRDefault="00772ED0" w:rsidP="00772ED0">
            <w:pPr>
              <w:jc w:val="center"/>
              <w:rPr>
                <w:ins w:id="1016" w:author="Erik Agrell" w:date="2015-12-13T21:36:00Z"/>
                <w:rFonts w:ascii="Calibri" w:hAnsi="Calibri" w:cs="Calibri"/>
                <w:color w:val="000000"/>
                <w:lang w:eastAsia="sv-SE"/>
              </w:rPr>
            </w:pPr>
            <w:ins w:id="1017" w:author="Erik Agrell" w:date="2015-12-13T21:36:00Z">
              <w:r w:rsidRPr="00AE4176">
                <w:rPr>
                  <w:rFonts w:ascii="Calibri" w:hAnsi="Calibri" w:cs="Calibri"/>
                  <w:color w:val="000000"/>
                  <w:lang w:eastAsia="sv-SE"/>
                </w:rPr>
                <w:t>29</w:t>
              </w:r>
            </w:ins>
          </w:p>
        </w:tc>
        <w:tc>
          <w:tcPr>
            <w:tcW w:w="1607" w:type="dxa"/>
            <w:tcBorders>
              <w:top w:val="nil"/>
              <w:left w:val="nil"/>
              <w:bottom w:val="single" w:sz="4" w:space="0" w:color="auto"/>
              <w:right w:val="single" w:sz="4" w:space="0" w:color="auto"/>
            </w:tcBorders>
            <w:shd w:val="clear" w:color="auto" w:fill="auto"/>
            <w:noWrap/>
            <w:vAlign w:val="bottom"/>
            <w:hideMark/>
          </w:tcPr>
          <w:p w14:paraId="2C1CC43D" w14:textId="77777777" w:rsidR="00772ED0" w:rsidRPr="00AE4176" w:rsidRDefault="00772ED0" w:rsidP="00772ED0">
            <w:pPr>
              <w:jc w:val="center"/>
              <w:rPr>
                <w:ins w:id="1018" w:author="Erik Agrell" w:date="2015-12-13T21:36:00Z"/>
                <w:rFonts w:ascii="Calibri" w:hAnsi="Calibri" w:cs="Calibri"/>
                <w:color w:val="000000"/>
                <w:lang w:eastAsia="sv-SE"/>
              </w:rPr>
            </w:pPr>
          </w:p>
        </w:tc>
        <w:tc>
          <w:tcPr>
            <w:tcW w:w="1593" w:type="dxa"/>
            <w:tcBorders>
              <w:top w:val="nil"/>
              <w:left w:val="nil"/>
              <w:bottom w:val="single" w:sz="4" w:space="0" w:color="auto"/>
              <w:right w:val="single" w:sz="4" w:space="0" w:color="auto"/>
            </w:tcBorders>
            <w:shd w:val="clear" w:color="auto" w:fill="auto"/>
            <w:noWrap/>
            <w:vAlign w:val="bottom"/>
            <w:hideMark/>
          </w:tcPr>
          <w:p w14:paraId="66A116B9" w14:textId="77777777" w:rsidR="00772ED0" w:rsidRPr="00AE4176" w:rsidRDefault="00772ED0" w:rsidP="00772ED0">
            <w:pPr>
              <w:jc w:val="center"/>
              <w:rPr>
                <w:ins w:id="1019" w:author="Erik Agrell" w:date="2015-12-13T21:36:00Z"/>
                <w:rFonts w:ascii="Calibri" w:hAnsi="Calibri" w:cs="Calibri"/>
                <w:color w:val="000000"/>
                <w:lang w:eastAsia="sv-SE"/>
              </w:rPr>
            </w:pPr>
            <w:ins w:id="1020" w:author="Erik Agrell" w:date="2015-12-13T21:36:00Z">
              <w:r w:rsidRPr="00AE4176">
                <w:rPr>
                  <w:rFonts w:ascii="Calibri" w:hAnsi="Calibri" w:cs="Calibri"/>
                  <w:color w:val="000000"/>
                  <w:lang w:eastAsia="sv-SE"/>
                </w:rPr>
                <w:t>VCC33</w:t>
              </w:r>
            </w:ins>
          </w:p>
        </w:tc>
        <w:tc>
          <w:tcPr>
            <w:tcW w:w="1200" w:type="dxa"/>
            <w:tcBorders>
              <w:top w:val="nil"/>
              <w:left w:val="nil"/>
              <w:bottom w:val="single" w:sz="4" w:space="0" w:color="auto"/>
              <w:right w:val="single" w:sz="4" w:space="0" w:color="auto"/>
            </w:tcBorders>
            <w:shd w:val="clear" w:color="auto" w:fill="auto"/>
            <w:noWrap/>
            <w:vAlign w:val="bottom"/>
            <w:hideMark/>
          </w:tcPr>
          <w:p w14:paraId="4CF1AABF" w14:textId="77777777" w:rsidR="00772ED0" w:rsidRPr="00AE4176" w:rsidRDefault="00772ED0" w:rsidP="00772ED0">
            <w:pPr>
              <w:jc w:val="center"/>
              <w:rPr>
                <w:ins w:id="1021" w:author="Erik Agrell" w:date="2015-12-13T21:36:00Z"/>
                <w:rFonts w:ascii="Calibri" w:hAnsi="Calibri" w:cs="Calibri"/>
                <w:color w:val="000000"/>
                <w:lang w:eastAsia="sv-SE"/>
              </w:rPr>
            </w:pPr>
          </w:p>
        </w:tc>
        <w:tc>
          <w:tcPr>
            <w:tcW w:w="1885" w:type="dxa"/>
            <w:tcBorders>
              <w:top w:val="nil"/>
              <w:left w:val="nil"/>
              <w:bottom w:val="single" w:sz="4" w:space="0" w:color="auto"/>
              <w:right w:val="single" w:sz="4" w:space="0" w:color="auto"/>
            </w:tcBorders>
            <w:shd w:val="clear" w:color="auto" w:fill="auto"/>
            <w:noWrap/>
            <w:vAlign w:val="bottom"/>
            <w:hideMark/>
          </w:tcPr>
          <w:p w14:paraId="6E303EAC" w14:textId="77777777" w:rsidR="00772ED0" w:rsidRPr="00AE4176" w:rsidRDefault="00772ED0" w:rsidP="00772ED0">
            <w:pPr>
              <w:jc w:val="center"/>
              <w:rPr>
                <w:ins w:id="1022" w:author="Erik Agrell" w:date="2015-12-13T21:36:00Z"/>
                <w:rFonts w:ascii="Calibri" w:hAnsi="Calibri" w:cs="Calibri"/>
                <w:color w:val="000000"/>
                <w:lang w:eastAsia="sv-SE"/>
              </w:rPr>
            </w:pPr>
            <w:ins w:id="1023" w:author="Erik Agrell" w:date="2015-12-13T21:36:00Z">
              <w:r w:rsidRPr="00AE4176">
                <w:rPr>
                  <w:rFonts w:ascii="Calibri" w:hAnsi="Calibri" w:cs="Calibri"/>
                  <w:color w:val="000000"/>
                  <w:lang w:eastAsia="sv-SE"/>
                </w:rPr>
                <w:t>3,3 V</w:t>
              </w:r>
            </w:ins>
          </w:p>
        </w:tc>
      </w:tr>
      <w:tr w:rsidR="00772ED0" w:rsidRPr="00AE4176" w14:paraId="29FD01A1" w14:textId="77777777" w:rsidTr="00772ED0">
        <w:trPr>
          <w:trHeight w:val="300"/>
          <w:jc w:val="center"/>
          <w:ins w:id="1024"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E663" w14:textId="77777777" w:rsidR="00772ED0" w:rsidRPr="00AE4176" w:rsidRDefault="00772ED0" w:rsidP="00772ED0">
            <w:pPr>
              <w:jc w:val="center"/>
              <w:rPr>
                <w:ins w:id="1025" w:author="Erik Agrell" w:date="2015-12-13T21:36:00Z"/>
                <w:rFonts w:ascii="Calibri" w:hAnsi="Calibri" w:cs="Calibri"/>
                <w:color w:val="000000"/>
                <w:lang w:eastAsia="sv-SE"/>
              </w:rPr>
            </w:pPr>
            <w:ins w:id="1026" w:author="Erik Agrell" w:date="2015-12-13T21:36:00Z">
              <w:r w:rsidRPr="00AE4176">
                <w:rPr>
                  <w:rFonts w:ascii="Calibri" w:hAnsi="Calibri" w:cs="Calibri"/>
                  <w:color w:val="000000"/>
                  <w:lang w:eastAsia="sv-SE"/>
                </w:rPr>
                <w:t>32</w:t>
              </w:r>
            </w:ins>
          </w:p>
        </w:tc>
        <w:tc>
          <w:tcPr>
            <w:tcW w:w="1607" w:type="dxa"/>
            <w:tcBorders>
              <w:top w:val="nil"/>
              <w:left w:val="nil"/>
              <w:bottom w:val="single" w:sz="4" w:space="0" w:color="auto"/>
              <w:right w:val="single" w:sz="4" w:space="0" w:color="auto"/>
            </w:tcBorders>
            <w:shd w:val="clear" w:color="auto" w:fill="auto"/>
            <w:noWrap/>
            <w:vAlign w:val="bottom"/>
            <w:hideMark/>
          </w:tcPr>
          <w:p w14:paraId="4BE81D0F" w14:textId="77777777" w:rsidR="00772ED0" w:rsidRPr="00AE4176" w:rsidRDefault="00772ED0" w:rsidP="00772ED0">
            <w:pPr>
              <w:jc w:val="center"/>
              <w:rPr>
                <w:ins w:id="1027" w:author="Erik Agrell" w:date="2015-12-13T21:36:00Z"/>
                <w:rFonts w:ascii="Calibri" w:hAnsi="Calibri" w:cs="Calibri"/>
                <w:color w:val="000000"/>
                <w:lang w:eastAsia="sv-SE"/>
              </w:rPr>
            </w:pPr>
            <w:ins w:id="1028" w:author="Erik Agrell" w:date="2015-12-13T21:36:00Z">
              <w:r w:rsidRPr="00AE4176">
                <w:rPr>
                  <w:rFonts w:ascii="Calibri" w:hAnsi="Calibri" w:cs="Calibri"/>
                  <w:color w:val="000000"/>
                  <w:lang w:eastAsia="sv-SE"/>
                </w:rPr>
                <w:t>GPIO_0[27]</w:t>
              </w:r>
            </w:ins>
          </w:p>
        </w:tc>
        <w:tc>
          <w:tcPr>
            <w:tcW w:w="1593" w:type="dxa"/>
            <w:tcBorders>
              <w:top w:val="nil"/>
              <w:left w:val="nil"/>
              <w:bottom w:val="single" w:sz="4" w:space="0" w:color="auto"/>
              <w:right w:val="single" w:sz="4" w:space="0" w:color="auto"/>
            </w:tcBorders>
            <w:shd w:val="clear" w:color="auto" w:fill="auto"/>
            <w:noWrap/>
            <w:vAlign w:val="bottom"/>
            <w:hideMark/>
          </w:tcPr>
          <w:p w14:paraId="22AFB206" w14:textId="77777777" w:rsidR="00772ED0" w:rsidRPr="00AE4176" w:rsidRDefault="00772ED0" w:rsidP="00772ED0">
            <w:pPr>
              <w:jc w:val="center"/>
              <w:rPr>
                <w:ins w:id="1029" w:author="Erik Agrell" w:date="2015-12-13T21:36:00Z"/>
                <w:rFonts w:ascii="Calibri" w:hAnsi="Calibri" w:cs="Calibri"/>
                <w:color w:val="000000"/>
                <w:lang w:eastAsia="sv-SE"/>
              </w:rPr>
            </w:pPr>
            <w:ins w:id="1030" w:author="Erik Agrell" w:date="2015-12-13T21:36:00Z">
              <w:r w:rsidRPr="00AE4176">
                <w:rPr>
                  <w:rFonts w:ascii="Calibri" w:hAnsi="Calibri" w:cs="Calibri"/>
                  <w:color w:val="000000"/>
                  <w:lang w:eastAsia="sv-SE"/>
                </w:rPr>
                <w:t>IO_A27</w:t>
              </w:r>
            </w:ins>
          </w:p>
        </w:tc>
        <w:tc>
          <w:tcPr>
            <w:tcW w:w="1200" w:type="dxa"/>
            <w:tcBorders>
              <w:top w:val="nil"/>
              <w:left w:val="nil"/>
              <w:bottom w:val="single" w:sz="4" w:space="0" w:color="auto"/>
              <w:right w:val="single" w:sz="4" w:space="0" w:color="auto"/>
            </w:tcBorders>
            <w:shd w:val="clear" w:color="auto" w:fill="auto"/>
            <w:noWrap/>
            <w:vAlign w:val="bottom"/>
            <w:hideMark/>
          </w:tcPr>
          <w:p w14:paraId="494D6765" w14:textId="77777777" w:rsidR="00772ED0" w:rsidRPr="00AE4176" w:rsidRDefault="00772ED0" w:rsidP="00772ED0">
            <w:pPr>
              <w:jc w:val="center"/>
              <w:rPr>
                <w:ins w:id="1031" w:author="Erik Agrell" w:date="2015-12-13T21:36:00Z"/>
                <w:rFonts w:ascii="Calibri" w:hAnsi="Calibri" w:cs="Calibri"/>
                <w:color w:val="000000"/>
                <w:lang w:eastAsia="sv-SE"/>
              </w:rPr>
            </w:pPr>
            <w:ins w:id="1032" w:author="Erik Agrell" w:date="2015-12-13T21:36:00Z">
              <w:r w:rsidRPr="00AE4176">
                <w:rPr>
                  <w:rFonts w:ascii="Calibri" w:hAnsi="Calibri" w:cs="Calibri"/>
                  <w:color w:val="000000"/>
                  <w:lang w:eastAsia="sv-SE"/>
                </w:rPr>
                <w:t>PIN_J22</w:t>
              </w:r>
            </w:ins>
          </w:p>
        </w:tc>
        <w:tc>
          <w:tcPr>
            <w:tcW w:w="1885" w:type="dxa"/>
            <w:tcBorders>
              <w:top w:val="nil"/>
              <w:left w:val="nil"/>
              <w:bottom w:val="single" w:sz="4" w:space="0" w:color="auto"/>
              <w:right w:val="single" w:sz="4" w:space="0" w:color="auto"/>
            </w:tcBorders>
            <w:shd w:val="clear" w:color="auto" w:fill="auto"/>
            <w:noWrap/>
            <w:vAlign w:val="bottom"/>
            <w:hideMark/>
          </w:tcPr>
          <w:p w14:paraId="39847804" w14:textId="77777777" w:rsidR="00772ED0" w:rsidRPr="00AE4176" w:rsidRDefault="00772ED0" w:rsidP="00772ED0">
            <w:pPr>
              <w:jc w:val="center"/>
              <w:rPr>
                <w:ins w:id="1033" w:author="Erik Agrell" w:date="2015-12-13T21:36:00Z"/>
                <w:rFonts w:ascii="Calibri" w:hAnsi="Calibri" w:cs="Calibri"/>
                <w:color w:val="000000"/>
                <w:lang w:eastAsia="sv-SE"/>
              </w:rPr>
            </w:pPr>
            <w:ins w:id="1034" w:author="Erik Agrell" w:date="2015-12-13T21:36:00Z">
              <w:r w:rsidRPr="00AE4176">
                <w:rPr>
                  <w:rFonts w:ascii="Calibri" w:hAnsi="Calibri" w:cs="Calibri"/>
                  <w:color w:val="000000"/>
                  <w:lang w:eastAsia="sv-SE"/>
                </w:rPr>
                <w:t>CP(klockpuls)</w:t>
              </w:r>
            </w:ins>
          </w:p>
        </w:tc>
      </w:tr>
      <w:tr w:rsidR="00772ED0" w:rsidRPr="00AE4176" w14:paraId="697EBF9C" w14:textId="77777777" w:rsidTr="00772ED0">
        <w:trPr>
          <w:trHeight w:val="300"/>
          <w:jc w:val="center"/>
          <w:ins w:id="1035"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343E99" w14:textId="77777777" w:rsidR="00772ED0" w:rsidRPr="00AE4176" w:rsidRDefault="00772ED0" w:rsidP="00772ED0">
            <w:pPr>
              <w:jc w:val="center"/>
              <w:rPr>
                <w:ins w:id="1036" w:author="Erik Agrell" w:date="2015-12-13T21:36:00Z"/>
                <w:rFonts w:ascii="Calibri" w:hAnsi="Calibri" w:cs="Calibri"/>
                <w:color w:val="000000"/>
                <w:lang w:eastAsia="sv-SE"/>
              </w:rPr>
            </w:pPr>
            <w:ins w:id="1037" w:author="Erik Agrell" w:date="2015-12-13T21:36:00Z">
              <w:r w:rsidRPr="00AE4176">
                <w:rPr>
                  <w:rFonts w:ascii="Calibri" w:hAnsi="Calibri" w:cs="Calibri"/>
                  <w:color w:val="000000"/>
                  <w:lang w:eastAsia="sv-SE"/>
                </w:rPr>
                <w:t>34</w:t>
              </w:r>
            </w:ins>
          </w:p>
        </w:tc>
        <w:tc>
          <w:tcPr>
            <w:tcW w:w="1607" w:type="dxa"/>
            <w:tcBorders>
              <w:top w:val="nil"/>
              <w:left w:val="nil"/>
              <w:bottom w:val="single" w:sz="4" w:space="0" w:color="auto"/>
              <w:right w:val="single" w:sz="4" w:space="0" w:color="auto"/>
            </w:tcBorders>
            <w:shd w:val="clear" w:color="auto" w:fill="auto"/>
            <w:noWrap/>
            <w:vAlign w:val="bottom"/>
            <w:hideMark/>
          </w:tcPr>
          <w:p w14:paraId="71526DDD" w14:textId="77777777" w:rsidR="00772ED0" w:rsidRPr="00AE4176" w:rsidRDefault="00772ED0" w:rsidP="00772ED0">
            <w:pPr>
              <w:jc w:val="center"/>
              <w:rPr>
                <w:ins w:id="1038" w:author="Erik Agrell" w:date="2015-12-13T21:36:00Z"/>
                <w:rFonts w:ascii="Calibri" w:hAnsi="Calibri" w:cs="Calibri"/>
                <w:color w:val="000000"/>
                <w:lang w:eastAsia="sv-SE"/>
              </w:rPr>
            </w:pPr>
            <w:ins w:id="1039" w:author="Erik Agrell" w:date="2015-12-13T21:36:00Z">
              <w:r w:rsidRPr="00AE4176">
                <w:rPr>
                  <w:rFonts w:ascii="Calibri" w:hAnsi="Calibri" w:cs="Calibri"/>
                  <w:color w:val="000000"/>
                  <w:lang w:eastAsia="sv-SE"/>
                </w:rPr>
                <w:t>GPIO_0[29]</w:t>
              </w:r>
            </w:ins>
          </w:p>
        </w:tc>
        <w:tc>
          <w:tcPr>
            <w:tcW w:w="1593" w:type="dxa"/>
            <w:tcBorders>
              <w:top w:val="nil"/>
              <w:left w:val="nil"/>
              <w:bottom w:val="single" w:sz="4" w:space="0" w:color="auto"/>
              <w:right w:val="single" w:sz="4" w:space="0" w:color="auto"/>
            </w:tcBorders>
            <w:shd w:val="clear" w:color="auto" w:fill="auto"/>
            <w:noWrap/>
            <w:vAlign w:val="bottom"/>
            <w:hideMark/>
          </w:tcPr>
          <w:p w14:paraId="024DA1EA" w14:textId="77777777" w:rsidR="00772ED0" w:rsidRPr="00AE4176" w:rsidRDefault="00772ED0" w:rsidP="00772ED0">
            <w:pPr>
              <w:jc w:val="center"/>
              <w:rPr>
                <w:ins w:id="1040" w:author="Erik Agrell" w:date="2015-12-13T21:36:00Z"/>
                <w:rFonts w:ascii="Calibri" w:hAnsi="Calibri" w:cs="Calibri"/>
                <w:color w:val="000000"/>
                <w:lang w:eastAsia="sv-SE"/>
              </w:rPr>
            </w:pPr>
            <w:ins w:id="1041" w:author="Erik Agrell" w:date="2015-12-13T21:36:00Z">
              <w:r w:rsidRPr="00AE4176">
                <w:rPr>
                  <w:rFonts w:ascii="Calibri" w:hAnsi="Calibri" w:cs="Calibri"/>
                  <w:color w:val="000000"/>
                  <w:lang w:eastAsia="sv-SE"/>
                </w:rPr>
                <w:t>IO_A29</w:t>
              </w:r>
            </w:ins>
          </w:p>
        </w:tc>
        <w:tc>
          <w:tcPr>
            <w:tcW w:w="1200" w:type="dxa"/>
            <w:tcBorders>
              <w:top w:val="nil"/>
              <w:left w:val="nil"/>
              <w:bottom w:val="single" w:sz="4" w:space="0" w:color="auto"/>
              <w:right w:val="single" w:sz="4" w:space="0" w:color="auto"/>
            </w:tcBorders>
            <w:shd w:val="clear" w:color="auto" w:fill="auto"/>
            <w:noWrap/>
            <w:vAlign w:val="bottom"/>
            <w:hideMark/>
          </w:tcPr>
          <w:p w14:paraId="77492D66" w14:textId="77777777" w:rsidR="00772ED0" w:rsidRPr="00AE4176" w:rsidRDefault="00772ED0" w:rsidP="00772ED0">
            <w:pPr>
              <w:jc w:val="center"/>
              <w:rPr>
                <w:ins w:id="1042" w:author="Erik Agrell" w:date="2015-12-13T21:36:00Z"/>
                <w:rFonts w:ascii="Calibri" w:hAnsi="Calibri" w:cs="Calibri"/>
                <w:color w:val="000000"/>
                <w:lang w:eastAsia="sv-SE"/>
              </w:rPr>
            </w:pPr>
            <w:ins w:id="1043" w:author="Erik Agrell" w:date="2015-12-13T21:36:00Z">
              <w:r w:rsidRPr="00AE4176">
                <w:rPr>
                  <w:rFonts w:ascii="Calibri" w:hAnsi="Calibri" w:cs="Calibri"/>
                  <w:color w:val="000000"/>
                  <w:lang w:eastAsia="sv-SE"/>
                </w:rPr>
                <w:t>PIN_K22</w:t>
              </w:r>
            </w:ins>
          </w:p>
        </w:tc>
        <w:tc>
          <w:tcPr>
            <w:tcW w:w="1885" w:type="dxa"/>
            <w:tcBorders>
              <w:top w:val="nil"/>
              <w:left w:val="nil"/>
              <w:bottom w:val="single" w:sz="4" w:space="0" w:color="auto"/>
              <w:right w:val="single" w:sz="4" w:space="0" w:color="auto"/>
            </w:tcBorders>
            <w:shd w:val="clear" w:color="auto" w:fill="auto"/>
            <w:noWrap/>
            <w:vAlign w:val="bottom"/>
            <w:hideMark/>
          </w:tcPr>
          <w:p w14:paraId="4D5FA661" w14:textId="77777777" w:rsidR="00772ED0" w:rsidRPr="00AE4176" w:rsidRDefault="00772ED0" w:rsidP="00772ED0">
            <w:pPr>
              <w:jc w:val="center"/>
              <w:rPr>
                <w:ins w:id="1044" w:author="Erik Agrell" w:date="2015-12-13T21:36:00Z"/>
                <w:rFonts w:ascii="Calibri" w:hAnsi="Calibri" w:cs="Calibri"/>
                <w:color w:val="000000"/>
                <w:lang w:eastAsia="sv-SE"/>
              </w:rPr>
            </w:pPr>
            <w:ins w:id="1045" w:author="Erik Agrell" w:date="2015-12-13T21:36:00Z">
              <w:r w:rsidRPr="00AE4176">
                <w:rPr>
                  <w:rFonts w:ascii="Calibri" w:hAnsi="Calibri" w:cs="Calibri"/>
                  <w:color w:val="000000"/>
                  <w:lang w:eastAsia="sv-SE"/>
                </w:rPr>
                <w:t>DATA UT</w:t>
              </w:r>
            </w:ins>
          </w:p>
        </w:tc>
      </w:tr>
      <w:tr w:rsidR="00772ED0" w:rsidRPr="00AE4176" w14:paraId="1E30312A" w14:textId="77777777" w:rsidTr="00772ED0">
        <w:trPr>
          <w:trHeight w:val="300"/>
          <w:jc w:val="center"/>
          <w:ins w:id="1046"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89C4D9" w14:textId="77777777" w:rsidR="00772ED0" w:rsidRPr="00AE4176" w:rsidRDefault="00772ED0" w:rsidP="00772ED0">
            <w:pPr>
              <w:jc w:val="center"/>
              <w:rPr>
                <w:ins w:id="1047" w:author="Erik Agrell" w:date="2015-12-13T21:36:00Z"/>
                <w:rFonts w:ascii="Calibri" w:hAnsi="Calibri" w:cs="Calibri"/>
                <w:color w:val="000000"/>
                <w:lang w:eastAsia="sv-SE"/>
              </w:rPr>
            </w:pPr>
            <w:ins w:id="1048" w:author="Erik Agrell" w:date="2015-12-13T21:36:00Z">
              <w:r w:rsidRPr="00AE4176">
                <w:rPr>
                  <w:rFonts w:ascii="Calibri" w:hAnsi="Calibri" w:cs="Calibri"/>
                  <w:color w:val="000000"/>
                  <w:lang w:eastAsia="sv-SE"/>
                </w:rPr>
                <w:t>36</w:t>
              </w:r>
            </w:ins>
          </w:p>
        </w:tc>
        <w:tc>
          <w:tcPr>
            <w:tcW w:w="1607" w:type="dxa"/>
            <w:tcBorders>
              <w:top w:val="nil"/>
              <w:left w:val="nil"/>
              <w:bottom w:val="single" w:sz="4" w:space="0" w:color="auto"/>
              <w:right w:val="single" w:sz="4" w:space="0" w:color="auto"/>
            </w:tcBorders>
            <w:shd w:val="clear" w:color="auto" w:fill="auto"/>
            <w:noWrap/>
            <w:vAlign w:val="bottom"/>
            <w:hideMark/>
          </w:tcPr>
          <w:p w14:paraId="4651985E" w14:textId="77777777" w:rsidR="00772ED0" w:rsidRPr="00AE4176" w:rsidRDefault="00772ED0" w:rsidP="00772ED0">
            <w:pPr>
              <w:jc w:val="center"/>
              <w:rPr>
                <w:ins w:id="1049" w:author="Erik Agrell" w:date="2015-12-13T21:36:00Z"/>
                <w:rFonts w:ascii="Calibri" w:hAnsi="Calibri" w:cs="Calibri"/>
                <w:color w:val="000000"/>
                <w:lang w:eastAsia="sv-SE"/>
              </w:rPr>
            </w:pPr>
            <w:ins w:id="1050" w:author="Erik Agrell" w:date="2015-12-13T21:36:00Z">
              <w:r w:rsidRPr="00AE4176">
                <w:rPr>
                  <w:rFonts w:ascii="Calibri" w:hAnsi="Calibri" w:cs="Calibri"/>
                  <w:color w:val="000000"/>
                  <w:lang w:eastAsia="sv-SE"/>
                </w:rPr>
                <w:t>GPIO_0[31]</w:t>
              </w:r>
            </w:ins>
          </w:p>
        </w:tc>
        <w:tc>
          <w:tcPr>
            <w:tcW w:w="1593" w:type="dxa"/>
            <w:tcBorders>
              <w:top w:val="nil"/>
              <w:left w:val="nil"/>
              <w:bottom w:val="single" w:sz="4" w:space="0" w:color="auto"/>
              <w:right w:val="single" w:sz="4" w:space="0" w:color="auto"/>
            </w:tcBorders>
            <w:shd w:val="clear" w:color="auto" w:fill="auto"/>
            <w:noWrap/>
            <w:vAlign w:val="bottom"/>
            <w:hideMark/>
          </w:tcPr>
          <w:p w14:paraId="434F1854" w14:textId="77777777" w:rsidR="00772ED0" w:rsidRPr="00AE4176" w:rsidRDefault="00772ED0" w:rsidP="00772ED0">
            <w:pPr>
              <w:jc w:val="center"/>
              <w:rPr>
                <w:ins w:id="1051" w:author="Erik Agrell" w:date="2015-12-13T21:36:00Z"/>
                <w:rFonts w:ascii="Calibri" w:hAnsi="Calibri" w:cs="Calibri"/>
                <w:color w:val="000000"/>
                <w:lang w:eastAsia="sv-SE"/>
              </w:rPr>
            </w:pPr>
            <w:ins w:id="1052" w:author="Erik Agrell" w:date="2015-12-13T21:36:00Z">
              <w:r w:rsidRPr="00AE4176">
                <w:rPr>
                  <w:rFonts w:ascii="Calibri" w:hAnsi="Calibri" w:cs="Calibri"/>
                  <w:color w:val="000000"/>
                  <w:lang w:eastAsia="sv-SE"/>
                </w:rPr>
                <w:t>IO_A31</w:t>
              </w:r>
            </w:ins>
          </w:p>
        </w:tc>
        <w:tc>
          <w:tcPr>
            <w:tcW w:w="1200" w:type="dxa"/>
            <w:tcBorders>
              <w:top w:val="nil"/>
              <w:left w:val="nil"/>
              <w:bottom w:val="single" w:sz="4" w:space="0" w:color="auto"/>
              <w:right w:val="single" w:sz="4" w:space="0" w:color="auto"/>
            </w:tcBorders>
            <w:shd w:val="clear" w:color="auto" w:fill="auto"/>
            <w:noWrap/>
            <w:vAlign w:val="bottom"/>
            <w:hideMark/>
          </w:tcPr>
          <w:p w14:paraId="4C65219C" w14:textId="77777777" w:rsidR="00772ED0" w:rsidRPr="00AE4176" w:rsidRDefault="00772ED0" w:rsidP="00772ED0">
            <w:pPr>
              <w:jc w:val="center"/>
              <w:rPr>
                <w:ins w:id="1053" w:author="Erik Agrell" w:date="2015-12-13T21:36:00Z"/>
                <w:rFonts w:ascii="Calibri" w:hAnsi="Calibri" w:cs="Calibri"/>
                <w:color w:val="000000"/>
                <w:lang w:eastAsia="sv-SE"/>
              </w:rPr>
            </w:pPr>
            <w:ins w:id="1054" w:author="Erik Agrell" w:date="2015-12-13T21:36:00Z">
              <w:r w:rsidRPr="00AE4176">
                <w:rPr>
                  <w:rFonts w:ascii="Calibri" w:hAnsi="Calibri" w:cs="Calibri"/>
                  <w:color w:val="000000"/>
                  <w:lang w:eastAsia="sv-SE"/>
                </w:rPr>
                <w:t>PIN_J20</w:t>
              </w:r>
            </w:ins>
          </w:p>
        </w:tc>
        <w:tc>
          <w:tcPr>
            <w:tcW w:w="1885" w:type="dxa"/>
            <w:tcBorders>
              <w:top w:val="nil"/>
              <w:left w:val="nil"/>
              <w:bottom w:val="single" w:sz="4" w:space="0" w:color="auto"/>
              <w:right w:val="single" w:sz="4" w:space="0" w:color="auto"/>
            </w:tcBorders>
            <w:shd w:val="clear" w:color="auto" w:fill="auto"/>
            <w:noWrap/>
            <w:vAlign w:val="bottom"/>
            <w:hideMark/>
          </w:tcPr>
          <w:p w14:paraId="5EC7485E" w14:textId="77777777" w:rsidR="00772ED0" w:rsidRPr="00AE4176" w:rsidRDefault="00772ED0" w:rsidP="00772ED0">
            <w:pPr>
              <w:jc w:val="center"/>
              <w:rPr>
                <w:ins w:id="1055" w:author="Erik Agrell" w:date="2015-12-13T21:36:00Z"/>
                <w:rFonts w:ascii="Calibri" w:hAnsi="Calibri" w:cs="Calibri"/>
                <w:color w:val="000000"/>
                <w:lang w:eastAsia="sv-SE"/>
              </w:rPr>
            </w:pPr>
            <w:ins w:id="1056" w:author="Erik Agrell" w:date="2015-12-13T21:36:00Z">
              <w:r w:rsidRPr="00AE4176">
                <w:rPr>
                  <w:rFonts w:ascii="Calibri" w:hAnsi="Calibri" w:cs="Calibri"/>
                  <w:color w:val="000000"/>
                  <w:lang w:eastAsia="sv-SE"/>
                </w:rPr>
                <w:t>NCC</w:t>
              </w:r>
            </w:ins>
          </w:p>
        </w:tc>
      </w:tr>
      <w:tr w:rsidR="00772ED0" w:rsidRPr="00AE4176" w14:paraId="4FB303B8" w14:textId="77777777" w:rsidTr="00772ED0">
        <w:trPr>
          <w:trHeight w:val="300"/>
          <w:jc w:val="center"/>
          <w:ins w:id="1057"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DAEB21" w14:textId="77777777" w:rsidR="00772ED0" w:rsidRPr="00AE4176" w:rsidRDefault="00772ED0" w:rsidP="00772ED0">
            <w:pPr>
              <w:jc w:val="center"/>
              <w:rPr>
                <w:ins w:id="1058" w:author="Erik Agrell" w:date="2015-12-13T21:36:00Z"/>
                <w:rFonts w:ascii="Calibri" w:hAnsi="Calibri" w:cs="Calibri"/>
                <w:color w:val="000000"/>
                <w:lang w:eastAsia="sv-SE"/>
              </w:rPr>
            </w:pPr>
            <w:ins w:id="1059" w:author="Erik Agrell" w:date="2015-12-13T21:36:00Z">
              <w:r w:rsidRPr="00AE4176">
                <w:rPr>
                  <w:rFonts w:ascii="Calibri" w:hAnsi="Calibri" w:cs="Calibri"/>
                  <w:color w:val="000000"/>
                  <w:lang w:eastAsia="sv-SE"/>
                </w:rPr>
                <w:t>38</w:t>
              </w:r>
            </w:ins>
          </w:p>
        </w:tc>
        <w:tc>
          <w:tcPr>
            <w:tcW w:w="1607" w:type="dxa"/>
            <w:tcBorders>
              <w:top w:val="nil"/>
              <w:left w:val="nil"/>
              <w:bottom w:val="single" w:sz="4" w:space="0" w:color="auto"/>
              <w:right w:val="single" w:sz="4" w:space="0" w:color="auto"/>
            </w:tcBorders>
            <w:shd w:val="clear" w:color="auto" w:fill="auto"/>
            <w:noWrap/>
            <w:vAlign w:val="bottom"/>
            <w:hideMark/>
          </w:tcPr>
          <w:p w14:paraId="1E7B26C9" w14:textId="77777777" w:rsidR="00772ED0" w:rsidRPr="00AE4176" w:rsidRDefault="00772ED0" w:rsidP="00772ED0">
            <w:pPr>
              <w:jc w:val="center"/>
              <w:rPr>
                <w:ins w:id="1060" w:author="Erik Agrell" w:date="2015-12-13T21:36:00Z"/>
                <w:rFonts w:ascii="Calibri" w:hAnsi="Calibri" w:cs="Calibri"/>
                <w:color w:val="000000"/>
                <w:lang w:eastAsia="sv-SE"/>
              </w:rPr>
            </w:pPr>
            <w:ins w:id="1061" w:author="Erik Agrell" w:date="2015-12-13T21:36:00Z">
              <w:r w:rsidRPr="00AE4176">
                <w:rPr>
                  <w:rFonts w:ascii="Calibri" w:hAnsi="Calibri" w:cs="Calibri"/>
                  <w:color w:val="000000"/>
                  <w:lang w:eastAsia="sv-SE"/>
                </w:rPr>
                <w:t>GPIO_0[33]</w:t>
              </w:r>
            </w:ins>
          </w:p>
        </w:tc>
        <w:tc>
          <w:tcPr>
            <w:tcW w:w="1593" w:type="dxa"/>
            <w:tcBorders>
              <w:top w:val="nil"/>
              <w:left w:val="nil"/>
              <w:bottom w:val="single" w:sz="4" w:space="0" w:color="auto"/>
              <w:right w:val="single" w:sz="4" w:space="0" w:color="auto"/>
            </w:tcBorders>
            <w:shd w:val="clear" w:color="auto" w:fill="auto"/>
            <w:noWrap/>
            <w:vAlign w:val="bottom"/>
            <w:hideMark/>
          </w:tcPr>
          <w:p w14:paraId="758B9FAB" w14:textId="77777777" w:rsidR="00772ED0" w:rsidRPr="00AE4176" w:rsidRDefault="00772ED0" w:rsidP="00772ED0">
            <w:pPr>
              <w:jc w:val="center"/>
              <w:rPr>
                <w:ins w:id="1062" w:author="Erik Agrell" w:date="2015-12-13T21:36:00Z"/>
                <w:rFonts w:ascii="Calibri" w:hAnsi="Calibri" w:cs="Calibri"/>
                <w:color w:val="000000"/>
                <w:lang w:eastAsia="sv-SE"/>
              </w:rPr>
            </w:pPr>
            <w:ins w:id="1063" w:author="Erik Agrell" w:date="2015-12-13T21:36:00Z">
              <w:r w:rsidRPr="00AE4176">
                <w:rPr>
                  <w:rFonts w:ascii="Calibri" w:hAnsi="Calibri" w:cs="Calibri"/>
                  <w:color w:val="000000"/>
                  <w:lang w:eastAsia="sv-SE"/>
                </w:rPr>
                <w:t>IO_A33</w:t>
              </w:r>
            </w:ins>
          </w:p>
        </w:tc>
        <w:tc>
          <w:tcPr>
            <w:tcW w:w="1200" w:type="dxa"/>
            <w:tcBorders>
              <w:top w:val="nil"/>
              <w:left w:val="nil"/>
              <w:bottom w:val="single" w:sz="4" w:space="0" w:color="auto"/>
              <w:right w:val="single" w:sz="4" w:space="0" w:color="auto"/>
            </w:tcBorders>
            <w:shd w:val="clear" w:color="auto" w:fill="auto"/>
            <w:noWrap/>
            <w:vAlign w:val="bottom"/>
            <w:hideMark/>
          </w:tcPr>
          <w:p w14:paraId="08795B3C" w14:textId="77777777" w:rsidR="00772ED0" w:rsidRPr="00AE4176" w:rsidRDefault="00772ED0" w:rsidP="00772ED0">
            <w:pPr>
              <w:jc w:val="center"/>
              <w:rPr>
                <w:ins w:id="1064" w:author="Erik Agrell" w:date="2015-12-13T21:36:00Z"/>
                <w:rFonts w:ascii="Calibri" w:hAnsi="Calibri" w:cs="Calibri"/>
                <w:color w:val="000000"/>
                <w:lang w:eastAsia="sv-SE"/>
              </w:rPr>
            </w:pPr>
            <w:ins w:id="1065" w:author="Erik Agrell" w:date="2015-12-13T21:36:00Z">
              <w:r w:rsidRPr="00AE4176">
                <w:rPr>
                  <w:rFonts w:ascii="Calibri" w:hAnsi="Calibri" w:cs="Calibri"/>
                  <w:color w:val="000000"/>
                  <w:lang w:eastAsia="sv-SE"/>
                </w:rPr>
                <w:t>PIN_K20</w:t>
              </w:r>
            </w:ins>
          </w:p>
        </w:tc>
        <w:tc>
          <w:tcPr>
            <w:tcW w:w="1885" w:type="dxa"/>
            <w:tcBorders>
              <w:top w:val="nil"/>
              <w:left w:val="nil"/>
              <w:bottom w:val="single" w:sz="4" w:space="0" w:color="auto"/>
              <w:right w:val="single" w:sz="4" w:space="0" w:color="auto"/>
            </w:tcBorders>
            <w:shd w:val="clear" w:color="auto" w:fill="auto"/>
            <w:noWrap/>
            <w:vAlign w:val="bottom"/>
            <w:hideMark/>
          </w:tcPr>
          <w:p w14:paraId="32ADC6DE" w14:textId="77777777" w:rsidR="00772ED0" w:rsidRPr="00AE4176" w:rsidRDefault="00772ED0" w:rsidP="00772ED0">
            <w:pPr>
              <w:jc w:val="center"/>
              <w:rPr>
                <w:ins w:id="1066" w:author="Erik Agrell" w:date="2015-12-13T21:36:00Z"/>
                <w:rFonts w:ascii="Calibri" w:hAnsi="Calibri" w:cs="Calibri"/>
                <w:color w:val="000000"/>
                <w:lang w:eastAsia="sv-SE"/>
              </w:rPr>
            </w:pPr>
            <w:ins w:id="1067" w:author="Erik Agrell" w:date="2015-12-13T21:36:00Z">
              <w:r w:rsidRPr="00AE4176">
                <w:rPr>
                  <w:rFonts w:ascii="Calibri" w:hAnsi="Calibri" w:cs="Calibri"/>
                  <w:color w:val="000000"/>
                  <w:lang w:eastAsia="sv-SE"/>
                </w:rPr>
                <w:t>NS</w:t>
              </w:r>
            </w:ins>
          </w:p>
        </w:tc>
      </w:tr>
      <w:tr w:rsidR="00772ED0" w:rsidRPr="00AE4176" w14:paraId="35334825" w14:textId="77777777" w:rsidTr="00772ED0">
        <w:trPr>
          <w:trHeight w:val="300"/>
          <w:jc w:val="center"/>
          <w:ins w:id="1068" w:author="Erik Agrell" w:date="2015-12-13T21:36:00Z"/>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A29837" w14:textId="77777777" w:rsidR="00772ED0" w:rsidRPr="00AE4176" w:rsidRDefault="00772ED0" w:rsidP="00772ED0">
            <w:pPr>
              <w:jc w:val="center"/>
              <w:rPr>
                <w:ins w:id="1069" w:author="Erik Agrell" w:date="2015-12-13T21:36:00Z"/>
                <w:rFonts w:ascii="Calibri" w:hAnsi="Calibri" w:cs="Calibri"/>
                <w:color w:val="000000"/>
                <w:lang w:eastAsia="sv-SE"/>
              </w:rPr>
            </w:pPr>
            <w:ins w:id="1070" w:author="Erik Agrell" w:date="2015-12-13T21:36:00Z">
              <w:r w:rsidRPr="00AE4176">
                <w:rPr>
                  <w:rFonts w:ascii="Calibri" w:hAnsi="Calibri" w:cs="Calibri"/>
                  <w:color w:val="000000"/>
                  <w:lang w:eastAsia="sv-SE"/>
                </w:rPr>
                <w:t>40</w:t>
              </w:r>
            </w:ins>
          </w:p>
        </w:tc>
        <w:tc>
          <w:tcPr>
            <w:tcW w:w="1607" w:type="dxa"/>
            <w:tcBorders>
              <w:top w:val="nil"/>
              <w:left w:val="nil"/>
              <w:bottom w:val="single" w:sz="4" w:space="0" w:color="auto"/>
              <w:right w:val="single" w:sz="4" w:space="0" w:color="auto"/>
            </w:tcBorders>
            <w:shd w:val="clear" w:color="auto" w:fill="auto"/>
            <w:noWrap/>
            <w:vAlign w:val="bottom"/>
            <w:hideMark/>
          </w:tcPr>
          <w:p w14:paraId="75B63ECF" w14:textId="77777777" w:rsidR="00772ED0" w:rsidRPr="00AE4176" w:rsidRDefault="00772ED0" w:rsidP="00772ED0">
            <w:pPr>
              <w:jc w:val="center"/>
              <w:rPr>
                <w:ins w:id="1071" w:author="Erik Agrell" w:date="2015-12-13T21:36:00Z"/>
                <w:rFonts w:ascii="Calibri" w:hAnsi="Calibri" w:cs="Calibri"/>
                <w:color w:val="000000"/>
                <w:lang w:eastAsia="sv-SE"/>
              </w:rPr>
            </w:pPr>
            <w:ins w:id="1072" w:author="Erik Agrell" w:date="2015-12-13T21:36:00Z">
              <w:r w:rsidRPr="00AE4176">
                <w:rPr>
                  <w:rFonts w:ascii="Calibri" w:hAnsi="Calibri" w:cs="Calibri"/>
                  <w:color w:val="000000"/>
                  <w:lang w:eastAsia="sv-SE"/>
                </w:rPr>
                <w:t>GPIO_0[35]</w:t>
              </w:r>
            </w:ins>
          </w:p>
        </w:tc>
        <w:tc>
          <w:tcPr>
            <w:tcW w:w="1593" w:type="dxa"/>
            <w:tcBorders>
              <w:top w:val="nil"/>
              <w:left w:val="nil"/>
              <w:bottom w:val="single" w:sz="4" w:space="0" w:color="auto"/>
              <w:right w:val="single" w:sz="4" w:space="0" w:color="auto"/>
            </w:tcBorders>
            <w:shd w:val="clear" w:color="auto" w:fill="auto"/>
            <w:noWrap/>
            <w:vAlign w:val="bottom"/>
            <w:hideMark/>
          </w:tcPr>
          <w:p w14:paraId="6B947A51" w14:textId="77777777" w:rsidR="00772ED0" w:rsidRPr="00AE4176" w:rsidRDefault="00772ED0" w:rsidP="00772ED0">
            <w:pPr>
              <w:jc w:val="center"/>
              <w:rPr>
                <w:ins w:id="1073" w:author="Erik Agrell" w:date="2015-12-13T21:36:00Z"/>
                <w:rFonts w:ascii="Calibri" w:hAnsi="Calibri" w:cs="Calibri"/>
                <w:color w:val="000000"/>
                <w:lang w:eastAsia="sv-SE"/>
              </w:rPr>
            </w:pPr>
            <w:ins w:id="1074" w:author="Erik Agrell" w:date="2015-12-13T21:36:00Z">
              <w:r w:rsidRPr="00AE4176">
                <w:rPr>
                  <w:rFonts w:ascii="Calibri" w:hAnsi="Calibri" w:cs="Calibri"/>
                  <w:color w:val="000000"/>
                  <w:lang w:eastAsia="sv-SE"/>
                </w:rPr>
                <w:t>IO_A35</w:t>
              </w:r>
            </w:ins>
          </w:p>
        </w:tc>
        <w:tc>
          <w:tcPr>
            <w:tcW w:w="1200" w:type="dxa"/>
            <w:tcBorders>
              <w:top w:val="nil"/>
              <w:left w:val="nil"/>
              <w:bottom w:val="single" w:sz="4" w:space="0" w:color="auto"/>
              <w:right w:val="single" w:sz="4" w:space="0" w:color="auto"/>
            </w:tcBorders>
            <w:shd w:val="clear" w:color="auto" w:fill="auto"/>
            <w:noWrap/>
            <w:vAlign w:val="bottom"/>
            <w:hideMark/>
          </w:tcPr>
          <w:p w14:paraId="3A255DA7" w14:textId="77777777" w:rsidR="00772ED0" w:rsidRPr="00AE4176" w:rsidRDefault="00772ED0" w:rsidP="00772ED0">
            <w:pPr>
              <w:jc w:val="center"/>
              <w:rPr>
                <w:ins w:id="1075" w:author="Erik Agrell" w:date="2015-12-13T21:36:00Z"/>
                <w:rFonts w:ascii="Calibri" w:hAnsi="Calibri" w:cs="Calibri"/>
                <w:color w:val="000000"/>
                <w:lang w:eastAsia="sv-SE"/>
              </w:rPr>
            </w:pPr>
            <w:ins w:id="1076" w:author="Erik Agrell" w:date="2015-12-13T21:36:00Z">
              <w:r w:rsidRPr="00AE4176">
                <w:rPr>
                  <w:rFonts w:ascii="Calibri" w:hAnsi="Calibri" w:cs="Calibri"/>
                  <w:color w:val="000000"/>
                  <w:lang w:eastAsia="sv-SE"/>
                </w:rPr>
                <w:t>PIN_L18</w:t>
              </w:r>
            </w:ins>
          </w:p>
        </w:tc>
        <w:tc>
          <w:tcPr>
            <w:tcW w:w="1885" w:type="dxa"/>
            <w:tcBorders>
              <w:top w:val="nil"/>
              <w:left w:val="nil"/>
              <w:bottom w:val="single" w:sz="4" w:space="0" w:color="auto"/>
              <w:right w:val="single" w:sz="4" w:space="0" w:color="auto"/>
            </w:tcBorders>
            <w:shd w:val="clear" w:color="auto" w:fill="auto"/>
            <w:noWrap/>
            <w:vAlign w:val="bottom"/>
            <w:hideMark/>
          </w:tcPr>
          <w:p w14:paraId="46869C9F" w14:textId="77777777" w:rsidR="00772ED0" w:rsidRPr="00AE4176" w:rsidRDefault="00772ED0" w:rsidP="00772ED0">
            <w:pPr>
              <w:jc w:val="center"/>
              <w:rPr>
                <w:ins w:id="1077" w:author="Erik Agrell" w:date="2015-12-13T21:36:00Z"/>
                <w:rFonts w:ascii="Calibri" w:hAnsi="Calibri" w:cs="Calibri"/>
                <w:color w:val="000000"/>
                <w:lang w:eastAsia="sv-SE"/>
              </w:rPr>
            </w:pPr>
            <w:ins w:id="1078" w:author="Erik Agrell" w:date="2015-12-13T21:36:00Z">
              <w:r w:rsidRPr="00AE4176">
                <w:rPr>
                  <w:rFonts w:ascii="Calibri" w:hAnsi="Calibri" w:cs="Calibri"/>
                  <w:color w:val="000000"/>
                  <w:lang w:eastAsia="sv-SE"/>
                </w:rPr>
                <w:t>D0(seriell data)</w:t>
              </w:r>
            </w:ins>
          </w:p>
        </w:tc>
      </w:tr>
    </w:tbl>
    <w:p w14:paraId="0B6378C1" w14:textId="77777777" w:rsidR="00772ED0" w:rsidRDefault="00772ED0" w:rsidP="00772ED0">
      <w:pPr>
        <w:jc w:val="center"/>
        <w:rPr>
          <w:ins w:id="1079" w:author="Erik Agrell" w:date="2015-12-13T21:36:00Z"/>
        </w:rPr>
      </w:pPr>
    </w:p>
    <w:tbl>
      <w:tblPr>
        <w:tblpPr w:leftFromText="180" w:rightFromText="180" w:vertAnchor="text" w:tblpXSpec="center" w:tblpY="1"/>
        <w:tblOverlap w:val="never"/>
        <w:tblW w:w="3926" w:type="dxa"/>
        <w:jc w:val="center"/>
        <w:tblCellMar>
          <w:left w:w="70" w:type="dxa"/>
          <w:right w:w="70" w:type="dxa"/>
        </w:tblCellMar>
        <w:tblLook w:val="04A0" w:firstRow="1" w:lastRow="0" w:firstColumn="1" w:lastColumn="0" w:noHBand="0" w:noVBand="1"/>
        <w:tblPrChange w:id="1080" w:author="Erik Agrell" w:date="2015-12-15T13:19:00Z">
          <w:tblPr>
            <w:tblW w:w="3926" w:type="dxa"/>
            <w:tblInd w:w="2153" w:type="dxa"/>
            <w:tblCellMar>
              <w:left w:w="70" w:type="dxa"/>
              <w:right w:w="70" w:type="dxa"/>
            </w:tblCellMar>
            <w:tblLook w:val="04A0" w:firstRow="1" w:lastRow="0" w:firstColumn="1" w:lastColumn="0" w:noHBand="0" w:noVBand="1"/>
          </w:tblPr>
        </w:tblPrChange>
      </w:tblPr>
      <w:tblGrid>
        <w:gridCol w:w="960"/>
        <w:gridCol w:w="1182"/>
        <w:gridCol w:w="1275"/>
        <w:gridCol w:w="509"/>
        <w:tblGridChange w:id="1081">
          <w:tblGrid>
            <w:gridCol w:w="960"/>
            <w:gridCol w:w="1182"/>
            <w:gridCol w:w="1275"/>
            <w:gridCol w:w="509"/>
          </w:tblGrid>
        </w:tblGridChange>
      </w:tblGrid>
      <w:tr w:rsidR="00772ED0" w:rsidRPr="00082B7D" w14:paraId="6F4C3260" w14:textId="77777777" w:rsidTr="00491585">
        <w:trPr>
          <w:trHeight w:val="300"/>
          <w:jc w:val="center"/>
          <w:ins w:id="1082" w:author="Erik Agrell" w:date="2015-12-13T21:36:00Z"/>
          <w:trPrChange w:id="1083"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084" w:author="Erik Agrell" w:date="2015-12-15T13:19:00Z">
              <w:tcPr>
                <w:tcW w:w="960" w:type="dxa"/>
                <w:tcBorders>
                  <w:top w:val="nil"/>
                  <w:left w:val="nil"/>
                  <w:bottom w:val="nil"/>
                  <w:right w:val="nil"/>
                </w:tcBorders>
                <w:shd w:val="clear" w:color="auto" w:fill="auto"/>
                <w:noWrap/>
                <w:vAlign w:val="bottom"/>
                <w:hideMark/>
              </w:tcPr>
            </w:tcPrChange>
          </w:tcPr>
          <w:p w14:paraId="021C3844" w14:textId="77777777" w:rsidR="00772ED0" w:rsidRPr="00082B7D" w:rsidRDefault="00772ED0" w:rsidP="00491585">
            <w:pPr>
              <w:rPr>
                <w:ins w:id="1085" w:author="Erik Agrell" w:date="2015-12-13T21:36:00Z"/>
                <w:rFonts w:ascii="Calibri" w:hAnsi="Calibri" w:cs="Calibri"/>
                <w:color w:val="000000"/>
                <w:lang w:eastAsia="sv-SE"/>
              </w:rPr>
            </w:pPr>
          </w:p>
        </w:tc>
        <w:tc>
          <w:tcPr>
            <w:tcW w:w="2457" w:type="dxa"/>
            <w:gridSpan w:val="2"/>
            <w:tcBorders>
              <w:top w:val="nil"/>
              <w:left w:val="nil"/>
              <w:bottom w:val="nil"/>
              <w:right w:val="nil"/>
            </w:tcBorders>
            <w:shd w:val="clear" w:color="auto" w:fill="auto"/>
            <w:noWrap/>
            <w:vAlign w:val="bottom"/>
            <w:hideMark/>
            <w:tcPrChange w:id="1086" w:author="Erik Agrell" w:date="2015-12-15T13:19:00Z">
              <w:tcPr>
                <w:tcW w:w="2457" w:type="dxa"/>
                <w:gridSpan w:val="2"/>
                <w:tcBorders>
                  <w:top w:val="nil"/>
                  <w:left w:val="nil"/>
                  <w:bottom w:val="nil"/>
                  <w:right w:val="nil"/>
                </w:tcBorders>
                <w:shd w:val="clear" w:color="auto" w:fill="auto"/>
                <w:noWrap/>
                <w:vAlign w:val="bottom"/>
                <w:hideMark/>
              </w:tcPr>
            </w:tcPrChange>
          </w:tcPr>
          <w:p w14:paraId="0FA74C5E" w14:textId="77777777" w:rsidR="00772ED0" w:rsidRPr="00082B7D" w:rsidRDefault="00772ED0" w:rsidP="00491585">
            <w:pPr>
              <w:rPr>
                <w:ins w:id="1087" w:author="Erik Agrell" w:date="2015-12-13T21:36:00Z"/>
                <w:rFonts w:ascii="Calibri" w:hAnsi="Calibri" w:cs="Calibri"/>
                <w:color w:val="000000"/>
                <w:lang w:eastAsia="sv-SE"/>
              </w:rPr>
            </w:pPr>
            <w:ins w:id="1088" w:author="Erik Agrell" w:date="2015-12-13T21:36:00Z">
              <w:r w:rsidRPr="00082B7D">
                <w:rPr>
                  <w:rFonts w:ascii="Calibri" w:hAnsi="Calibri" w:cs="Calibri"/>
                  <w:color w:val="000000"/>
                  <w:lang w:eastAsia="sv-SE"/>
                </w:rPr>
                <w:t>Plint sedd uppifrån</w:t>
              </w:r>
            </w:ins>
          </w:p>
        </w:tc>
        <w:tc>
          <w:tcPr>
            <w:tcW w:w="509" w:type="dxa"/>
            <w:tcBorders>
              <w:top w:val="nil"/>
              <w:left w:val="nil"/>
              <w:bottom w:val="nil"/>
              <w:right w:val="nil"/>
            </w:tcBorders>
            <w:shd w:val="clear" w:color="auto" w:fill="auto"/>
            <w:noWrap/>
            <w:vAlign w:val="bottom"/>
            <w:hideMark/>
            <w:tcPrChange w:id="1089" w:author="Erik Agrell" w:date="2015-12-15T13:19:00Z">
              <w:tcPr>
                <w:tcW w:w="509" w:type="dxa"/>
                <w:tcBorders>
                  <w:top w:val="nil"/>
                  <w:left w:val="nil"/>
                  <w:bottom w:val="nil"/>
                  <w:right w:val="nil"/>
                </w:tcBorders>
                <w:shd w:val="clear" w:color="auto" w:fill="auto"/>
                <w:noWrap/>
                <w:vAlign w:val="bottom"/>
                <w:hideMark/>
              </w:tcPr>
            </w:tcPrChange>
          </w:tcPr>
          <w:p w14:paraId="20296674" w14:textId="77777777" w:rsidR="00772ED0" w:rsidRPr="00082B7D" w:rsidRDefault="00772ED0" w:rsidP="00491585">
            <w:pPr>
              <w:rPr>
                <w:ins w:id="1090" w:author="Erik Agrell" w:date="2015-12-13T21:36:00Z"/>
                <w:rFonts w:ascii="Calibri" w:hAnsi="Calibri" w:cs="Calibri"/>
                <w:color w:val="000000"/>
                <w:lang w:eastAsia="sv-SE"/>
              </w:rPr>
            </w:pPr>
          </w:p>
        </w:tc>
      </w:tr>
      <w:tr w:rsidR="00772ED0" w:rsidRPr="00082B7D" w14:paraId="5E6882CA" w14:textId="77777777" w:rsidTr="00491585">
        <w:trPr>
          <w:trHeight w:val="300"/>
          <w:jc w:val="center"/>
          <w:ins w:id="1091" w:author="Erik Agrell" w:date="2015-12-13T21:36:00Z"/>
          <w:trPrChange w:id="1092"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093" w:author="Erik Agrell" w:date="2015-12-15T13:19:00Z">
              <w:tcPr>
                <w:tcW w:w="960" w:type="dxa"/>
                <w:tcBorders>
                  <w:top w:val="nil"/>
                  <w:left w:val="nil"/>
                  <w:bottom w:val="nil"/>
                  <w:right w:val="nil"/>
                </w:tcBorders>
                <w:shd w:val="clear" w:color="auto" w:fill="auto"/>
                <w:noWrap/>
                <w:vAlign w:val="bottom"/>
                <w:hideMark/>
              </w:tcPr>
            </w:tcPrChange>
          </w:tcPr>
          <w:p w14:paraId="59357C98" w14:textId="77777777" w:rsidR="00772ED0" w:rsidRPr="00082B7D" w:rsidRDefault="00772ED0" w:rsidP="00491585">
            <w:pPr>
              <w:jc w:val="right"/>
              <w:rPr>
                <w:ins w:id="1094" w:author="Erik Agrell" w:date="2015-12-13T21:36:00Z"/>
                <w:rFonts w:ascii="Calibri" w:hAnsi="Calibri" w:cs="Calibri"/>
                <w:color w:val="000000"/>
                <w:lang w:eastAsia="sv-SE"/>
              </w:rPr>
            </w:pPr>
            <w:ins w:id="1095" w:author="Erik Agrell" w:date="2015-12-13T21:36:00Z">
              <w:r w:rsidRPr="00082B7D">
                <w:rPr>
                  <w:rFonts w:ascii="Calibri" w:hAnsi="Calibri" w:cs="Calibri"/>
                  <w:color w:val="000000"/>
                  <w:lang w:eastAsia="sv-SE"/>
                </w:rPr>
                <w:t>1</w:t>
              </w:r>
            </w:ins>
          </w:p>
        </w:tc>
        <w:tc>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96" w:author="Erik Agrell" w:date="2015-12-15T13:19:00Z">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73F9A676" w14:textId="77777777" w:rsidR="00772ED0" w:rsidRPr="00082B7D" w:rsidRDefault="00772ED0" w:rsidP="00491585">
            <w:pPr>
              <w:rPr>
                <w:ins w:id="1097" w:author="Erik Agrell" w:date="2015-12-13T21:36:00Z"/>
                <w:rFonts w:ascii="Calibri" w:hAnsi="Calibri" w:cs="Calibri"/>
                <w:color w:val="000000"/>
                <w:lang w:eastAsia="sv-SE"/>
              </w:rPr>
            </w:pPr>
          </w:p>
        </w:tc>
        <w:tc>
          <w:tcPr>
            <w:tcW w:w="1275" w:type="dxa"/>
            <w:tcBorders>
              <w:top w:val="single" w:sz="4" w:space="0" w:color="auto"/>
              <w:left w:val="nil"/>
              <w:bottom w:val="single" w:sz="4" w:space="0" w:color="auto"/>
              <w:right w:val="single" w:sz="4" w:space="0" w:color="auto"/>
            </w:tcBorders>
            <w:shd w:val="clear" w:color="auto" w:fill="auto"/>
            <w:noWrap/>
            <w:vAlign w:val="bottom"/>
            <w:hideMark/>
            <w:tcPrChange w:id="1098" w:author="Erik Agrell" w:date="2015-12-15T13:19:00Z">
              <w:tcPr>
                <w:tcW w:w="127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73F580" w14:textId="77777777" w:rsidR="00772ED0" w:rsidRPr="00082B7D" w:rsidRDefault="00772ED0" w:rsidP="00491585">
            <w:pPr>
              <w:rPr>
                <w:ins w:id="1099" w:author="Erik Agrell" w:date="2015-12-13T21:36:00Z"/>
                <w:rFonts w:ascii="Calibri" w:hAnsi="Calibri" w:cs="Calibri"/>
                <w:color w:val="000000"/>
                <w:lang w:eastAsia="sv-SE"/>
              </w:rPr>
            </w:pPr>
            <w:ins w:id="1100" w:author="Erik Agrell" w:date="2015-12-13T21:36:00Z">
              <w:r w:rsidRPr="00082B7D">
                <w:rPr>
                  <w:rFonts w:ascii="Calibri" w:hAnsi="Calibri" w:cs="Calibri"/>
                  <w:color w:val="000000"/>
                  <w:lang w:eastAsia="sv-SE"/>
                </w:rPr>
                <w:t>A1 (MSB)</w:t>
              </w:r>
            </w:ins>
          </w:p>
        </w:tc>
        <w:tc>
          <w:tcPr>
            <w:tcW w:w="509" w:type="dxa"/>
            <w:tcBorders>
              <w:top w:val="nil"/>
              <w:left w:val="nil"/>
              <w:bottom w:val="nil"/>
              <w:right w:val="nil"/>
            </w:tcBorders>
            <w:shd w:val="clear" w:color="auto" w:fill="auto"/>
            <w:noWrap/>
            <w:vAlign w:val="bottom"/>
            <w:hideMark/>
            <w:tcPrChange w:id="1101" w:author="Erik Agrell" w:date="2015-12-15T13:19:00Z">
              <w:tcPr>
                <w:tcW w:w="509" w:type="dxa"/>
                <w:tcBorders>
                  <w:top w:val="nil"/>
                  <w:left w:val="nil"/>
                  <w:bottom w:val="nil"/>
                  <w:right w:val="nil"/>
                </w:tcBorders>
                <w:shd w:val="clear" w:color="auto" w:fill="auto"/>
                <w:noWrap/>
                <w:vAlign w:val="bottom"/>
                <w:hideMark/>
              </w:tcPr>
            </w:tcPrChange>
          </w:tcPr>
          <w:p w14:paraId="3A9E1A6C" w14:textId="77777777" w:rsidR="00772ED0" w:rsidRPr="00082B7D" w:rsidRDefault="00772ED0" w:rsidP="00491585">
            <w:pPr>
              <w:rPr>
                <w:ins w:id="1102" w:author="Erik Agrell" w:date="2015-12-13T21:36:00Z"/>
                <w:rFonts w:ascii="Calibri" w:hAnsi="Calibri" w:cs="Calibri"/>
                <w:color w:val="000000"/>
                <w:lang w:eastAsia="sv-SE"/>
              </w:rPr>
            </w:pPr>
            <w:ins w:id="1103" w:author="Erik Agrell" w:date="2015-12-13T21:36:00Z">
              <w:r w:rsidRPr="00082B7D">
                <w:rPr>
                  <w:rFonts w:ascii="Calibri" w:hAnsi="Calibri" w:cs="Calibri"/>
                  <w:color w:val="000000"/>
                  <w:lang w:eastAsia="sv-SE"/>
                </w:rPr>
                <w:t>2</w:t>
              </w:r>
            </w:ins>
          </w:p>
        </w:tc>
      </w:tr>
      <w:tr w:rsidR="00772ED0" w:rsidRPr="00082B7D" w14:paraId="1986C51C" w14:textId="77777777" w:rsidTr="00491585">
        <w:trPr>
          <w:trHeight w:val="300"/>
          <w:jc w:val="center"/>
          <w:ins w:id="1104" w:author="Erik Agrell" w:date="2015-12-13T21:36:00Z"/>
          <w:trPrChange w:id="1105"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106" w:author="Erik Agrell" w:date="2015-12-15T13:19:00Z">
              <w:tcPr>
                <w:tcW w:w="960" w:type="dxa"/>
                <w:tcBorders>
                  <w:top w:val="nil"/>
                  <w:left w:val="nil"/>
                  <w:bottom w:val="nil"/>
                  <w:right w:val="nil"/>
                </w:tcBorders>
                <w:shd w:val="clear" w:color="auto" w:fill="auto"/>
                <w:noWrap/>
                <w:vAlign w:val="bottom"/>
                <w:hideMark/>
              </w:tcPr>
            </w:tcPrChange>
          </w:tcPr>
          <w:p w14:paraId="6A6E6C40" w14:textId="77777777" w:rsidR="00772ED0" w:rsidRPr="00082B7D" w:rsidRDefault="00772ED0" w:rsidP="00491585">
            <w:pPr>
              <w:jc w:val="right"/>
              <w:rPr>
                <w:ins w:id="1107" w:author="Erik Agrell" w:date="2015-12-13T21:36:00Z"/>
                <w:rFonts w:ascii="Calibri" w:hAnsi="Calibri" w:cs="Calibri"/>
                <w:color w:val="000000"/>
                <w:lang w:eastAsia="sv-SE"/>
              </w:rPr>
            </w:pPr>
            <w:ins w:id="1108" w:author="Erik Agrell" w:date="2015-12-13T21:36:00Z">
              <w:r w:rsidRPr="00082B7D">
                <w:rPr>
                  <w:rFonts w:ascii="Calibri" w:hAnsi="Calibri" w:cs="Calibri"/>
                  <w:color w:val="000000"/>
                  <w:lang w:eastAsia="sv-SE"/>
                </w:rPr>
                <w:t>3</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109"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93BD088" w14:textId="77777777" w:rsidR="00772ED0" w:rsidRPr="00082B7D" w:rsidRDefault="00772ED0" w:rsidP="00491585">
            <w:pPr>
              <w:rPr>
                <w:ins w:id="1110"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111"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76BBBFDA" w14:textId="77777777" w:rsidR="00772ED0" w:rsidRPr="00082B7D" w:rsidRDefault="00772ED0" w:rsidP="00491585">
            <w:pPr>
              <w:rPr>
                <w:ins w:id="1112" w:author="Erik Agrell" w:date="2015-12-13T21:36:00Z"/>
                <w:rFonts w:ascii="Calibri" w:hAnsi="Calibri" w:cs="Calibri"/>
                <w:color w:val="000000"/>
                <w:lang w:eastAsia="sv-SE"/>
              </w:rPr>
            </w:pPr>
            <w:ins w:id="1113" w:author="Erik Agrell" w:date="2015-12-13T21:36:00Z">
              <w:r w:rsidRPr="00082B7D">
                <w:rPr>
                  <w:rFonts w:ascii="Calibri" w:hAnsi="Calibri" w:cs="Calibri"/>
                  <w:color w:val="000000"/>
                  <w:lang w:eastAsia="sv-SE"/>
                </w:rPr>
                <w:t>A2</w:t>
              </w:r>
            </w:ins>
          </w:p>
        </w:tc>
        <w:tc>
          <w:tcPr>
            <w:tcW w:w="509" w:type="dxa"/>
            <w:tcBorders>
              <w:top w:val="nil"/>
              <w:left w:val="nil"/>
              <w:bottom w:val="nil"/>
              <w:right w:val="nil"/>
            </w:tcBorders>
            <w:shd w:val="clear" w:color="auto" w:fill="auto"/>
            <w:noWrap/>
            <w:vAlign w:val="bottom"/>
            <w:hideMark/>
            <w:tcPrChange w:id="1114" w:author="Erik Agrell" w:date="2015-12-15T13:19:00Z">
              <w:tcPr>
                <w:tcW w:w="509" w:type="dxa"/>
                <w:tcBorders>
                  <w:top w:val="nil"/>
                  <w:left w:val="nil"/>
                  <w:bottom w:val="nil"/>
                  <w:right w:val="nil"/>
                </w:tcBorders>
                <w:shd w:val="clear" w:color="auto" w:fill="auto"/>
                <w:noWrap/>
                <w:vAlign w:val="bottom"/>
                <w:hideMark/>
              </w:tcPr>
            </w:tcPrChange>
          </w:tcPr>
          <w:p w14:paraId="1BBC1538" w14:textId="77777777" w:rsidR="00772ED0" w:rsidRPr="00082B7D" w:rsidRDefault="00772ED0" w:rsidP="00491585">
            <w:pPr>
              <w:rPr>
                <w:ins w:id="1115" w:author="Erik Agrell" w:date="2015-12-13T21:36:00Z"/>
                <w:rFonts w:ascii="Calibri" w:hAnsi="Calibri" w:cs="Calibri"/>
                <w:color w:val="000000"/>
                <w:lang w:eastAsia="sv-SE"/>
              </w:rPr>
            </w:pPr>
            <w:ins w:id="1116" w:author="Erik Agrell" w:date="2015-12-13T21:36:00Z">
              <w:r w:rsidRPr="00082B7D">
                <w:rPr>
                  <w:rFonts w:ascii="Calibri" w:hAnsi="Calibri" w:cs="Calibri"/>
                  <w:color w:val="000000"/>
                  <w:lang w:eastAsia="sv-SE"/>
                </w:rPr>
                <w:t>4</w:t>
              </w:r>
            </w:ins>
          </w:p>
        </w:tc>
      </w:tr>
      <w:tr w:rsidR="00772ED0" w:rsidRPr="00082B7D" w14:paraId="410E2413" w14:textId="77777777" w:rsidTr="00491585">
        <w:trPr>
          <w:trHeight w:val="300"/>
          <w:jc w:val="center"/>
          <w:ins w:id="1117" w:author="Erik Agrell" w:date="2015-12-13T21:36:00Z"/>
          <w:trPrChange w:id="1118"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119" w:author="Erik Agrell" w:date="2015-12-15T13:19:00Z">
              <w:tcPr>
                <w:tcW w:w="960" w:type="dxa"/>
                <w:tcBorders>
                  <w:top w:val="nil"/>
                  <w:left w:val="nil"/>
                  <w:bottom w:val="nil"/>
                  <w:right w:val="nil"/>
                </w:tcBorders>
                <w:shd w:val="clear" w:color="auto" w:fill="auto"/>
                <w:noWrap/>
                <w:vAlign w:val="bottom"/>
                <w:hideMark/>
              </w:tcPr>
            </w:tcPrChange>
          </w:tcPr>
          <w:p w14:paraId="62448CC0" w14:textId="77777777" w:rsidR="00772ED0" w:rsidRPr="00082B7D" w:rsidRDefault="00772ED0" w:rsidP="00491585">
            <w:pPr>
              <w:jc w:val="right"/>
              <w:rPr>
                <w:ins w:id="1120" w:author="Erik Agrell" w:date="2015-12-13T21:36:00Z"/>
                <w:rFonts w:ascii="Calibri" w:hAnsi="Calibri" w:cs="Calibri"/>
                <w:color w:val="000000"/>
                <w:lang w:eastAsia="sv-SE"/>
              </w:rPr>
            </w:pPr>
            <w:ins w:id="1121" w:author="Erik Agrell" w:date="2015-12-13T21:36:00Z">
              <w:r w:rsidRPr="00082B7D">
                <w:rPr>
                  <w:rFonts w:ascii="Calibri" w:hAnsi="Calibri" w:cs="Calibri"/>
                  <w:color w:val="000000"/>
                  <w:lang w:eastAsia="sv-SE"/>
                </w:rPr>
                <w:t>5</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122"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AD889D2" w14:textId="77777777" w:rsidR="00772ED0" w:rsidRPr="00082B7D" w:rsidRDefault="00772ED0" w:rsidP="00491585">
            <w:pPr>
              <w:rPr>
                <w:ins w:id="1123"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124"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602C48F4" w14:textId="77777777" w:rsidR="00772ED0" w:rsidRPr="00082B7D" w:rsidRDefault="00772ED0" w:rsidP="00491585">
            <w:pPr>
              <w:rPr>
                <w:ins w:id="1125" w:author="Erik Agrell" w:date="2015-12-13T21:36:00Z"/>
                <w:rFonts w:ascii="Calibri" w:hAnsi="Calibri" w:cs="Calibri"/>
                <w:color w:val="000000"/>
                <w:lang w:eastAsia="sv-SE"/>
              </w:rPr>
            </w:pPr>
            <w:ins w:id="1126" w:author="Erik Agrell" w:date="2015-12-13T21:36:00Z">
              <w:r w:rsidRPr="00082B7D">
                <w:rPr>
                  <w:rFonts w:ascii="Calibri" w:hAnsi="Calibri" w:cs="Calibri"/>
                  <w:color w:val="000000"/>
                  <w:lang w:eastAsia="sv-SE"/>
                </w:rPr>
                <w:t>A3</w:t>
              </w:r>
            </w:ins>
          </w:p>
        </w:tc>
        <w:tc>
          <w:tcPr>
            <w:tcW w:w="509" w:type="dxa"/>
            <w:tcBorders>
              <w:top w:val="nil"/>
              <w:left w:val="nil"/>
              <w:bottom w:val="nil"/>
              <w:right w:val="nil"/>
            </w:tcBorders>
            <w:shd w:val="clear" w:color="auto" w:fill="auto"/>
            <w:noWrap/>
            <w:vAlign w:val="bottom"/>
            <w:hideMark/>
            <w:tcPrChange w:id="1127" w:author="Erik Agrell" w:date="2015-12-15T13:19:00Z">
              <w:tcPr>
                <w:tcW w:w="509" w:type="dxa"/>
                <w:tcBorders>
                  <w:top w:val="nil"/>
                  <w:left w:val="nil"/>
                  <w:bottom w:val="nil"/>
                  <w:right w:val="nil"/>
                </w:tcBorders>
                <w:shd w:val="clear" w:color="auto" w:fill="auto"/>
                <w:noWrap/>
                <w:vAlign w:val="bottom"/>
                <w:hideMark/>
              </w:tcPr>
            </w:tcPrChange>
          </w:tcPr>
          <w:p w14:paraId="1DF7A8A9" w14:textId="77777777" w:rsidR="00772ED0" w:rsidRPr="00082B7D" w:rsidRDefault="00772ED0" w:rsidP="00491585">
            <w:pPr>
              <w:rPr>
                <w:ins w:id="1128" w:author="Erik Agrell" w:date="2015-12-13T21:36:00Z"/>
                <w:rFonts w:ascii="Calibri" w:hAnsi="Calibri" w:cs="Calibri"/>
                <w:color w:val="000000"/>
                <w:lang w:eastAsia="sv-SE"/>
              </w:rPr>
            </w:pPr>
            <w:ins w:id="1129" w:author="Erik Agrell" w:date="2015-12-13T21:36:00Z">
              <w:r w:rsidRPr="00082B7D">
                <w:rPr>
                  <w:rFonts w:ascii="Calibri" w:hAnsi="Calibri" w:cs="Calibri"/>
                  <w:color w:val="000000"/>
                  <w:lang w:eastAsia="sv-SE"/>
                </w:rPr>
                <w:t>6</w:t>
              </w:r>
            </w:ins>
          </w:p>
        </w:tc>
      </w:tr>
      <w:tr w:rsidR="00772ED0" w:rsidRPr="00082B7D" w14:paraId="2DE97421" w14:textId="77777777" w:rsidTr="00491585">
        <w:trPr>
          <w:trHeight w:val="300"/>
          <w:jc w:val="center"/>
          <w:ins w:id="1130" w:author="Erik Agrell" w:date="2015-12-13T21:36:00Z"/>
          <w:trPrChange w:id="1131"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132" w:author="Erik Agrell" w:date="2015-12-15T13:19:00Z">
              <w:tcPr>
                <w:tcW w:w="960" w:type="dxa"/>
                <w:tcBorders>
                  <w:top w:val="nil"/>
                  <w:left w:val="nil"/>
                  <w:bottom w:val="nil"/>
                  <w:right w:val="nil"/>
                </w:tcBorders>
                <w:shd w:val="clear" w:color="auto" w:fill="auto"/>
                <w:noWrap/>
                <w:vAlign w:val="bottom"/>
                <w:hideMark/>
              </w:tcPr>
            </w:tcPrChange>
          </w:tcPr>
          <w:p w14:paraId="568ACE15" w14:textId="77777777" w:rsidR="00772ED0" w:rsidRPr="00082B7D" w:rsidRDefault="00772ED0" w:rsidP="00491585">
            <w:pPr>
              <w:jc w:val="right"/>
              <w:rPr>
                <w:ins w:id="1133" w:author="Erik Agrell" w:date="2015-12-13T21:36:00Z"/>
                <w:rFonts w:ascii="Calibri" w:hAnsi="Calibri" w:cs="Calibri"/>
                <w:color w:val="000000"/>
                <w:lang w:eastAsia="sv-SE"/>
              </w:rPr>
            </w:pPr>
            <w:ins w:id="1134" w:author="Erik Agrell" w:date="2015-12-13T21:36:00Z">
              <w:r w:rsidRPr="00082B7D">
                <w:rPr>
                  <w:rFonts w:ascii="Calibri" w:hAnsi="Calibri" w:cs="Calibri"/>
                  <w:color w:val="000000"/>
                  <w:lang w:eastAsia="sv-SE"/>
                </w:rPr>
                <w:t>7</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135"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610EC06" w14:textId="77777777" w:rsidR="00772ED0" w:rsidRPr="00082B7D" w:rsidRDefault="00772ED0" w:rsidP="00491585">
            <w:pPr>
              <w:rPr>
                <w:ins w:id="1136"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137"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723B6756" w14:textId="77777777" w:rsidR="00772ED0" w:rsidRPr="00082B7D" w:rsidRDefault="00772ED0" w:rsidP="00491585">
            <w:pPr>
              <w:rPr>
                <w:ins w:id="1138" w:author="Erik Agrell" w:date="2015-12-13T21:36:00Z"/>
                <w:rFonts w:ascii="Calibri" w:hAnsi="Calibri" w:cs="Calibri"/>
                <w:color w:val="000000"/>
                <w:lang w:eastAsia="sv-SE"/>
              </w:rPr>
            </w:pPr>
            <w:ins w:id="1139" w:author="Erik Agrell" w:date="2015-12-13T21:36:00Z">
              <w:r w:rsidRPr="00082B7D">
                <w:rPr>
                  <w:rFonts w:ascii="Calibri" w:hAnsi="Calibri" w:cs="Calibri"/>
                  <w:color w:val="000000"/>
                  <w:lang w:eastAsia="sv-SE"/>
                </w:rPr>
                <w:t>A4</w:t>
              </w:r>
            </w:ins>
          </w:p>
        </w:tc>
        <w:tc>
          <w:tcPr>
            <w:tcW w:w="509" w:type="dxa"/>
            <w:tcBorders>
              <w:top w:val="nil"/>
              <w:left w:val="nil"/>
              <w:bottom w:val="nil"/>
              <w:right w:val="nil"/>
            </w:tcBorders>
            <w:shd w:val="clear" w:color="auto" w:fill="auto"/>
            <w:noWrap/>
            <w:vAlign w:val="bottom"/>
            <w:hideMark/>
            <w:tcPrChange w:id="1140" w:author="Erik Agrell" w:date="2015-12-15T13:19:00Z">
              <w:tcPr>
                <w:tcW w:w="509" w:type="dxa"/>
                <w:tcBorders>
                  <w:top w:val="nil"/>
                  <w:left w:val="nil"/>
                  <w:bottom w:val="nil"/>
                  <w:right w:val="nil"/>
                </w:tcBorders>
                <w:shd w:val="clear" w:color="auto" w:fill="auto"/>
                <w:noWrap/>
                <w:vAlign w:val="bottom"/>
                <w:hideMark/>
              </w:tcPr>
            </w:tcPrChange>
          </w:tcPr>
          <w:p w14:paraId="6BF8412E" w14:textId="77777777" w:rsidR="00772ED0" w:rsidRPr="00082B7D" w:rsidRDefault="00772ED0" w:rsidP="00491585">
            <w:pPr>
              <w:rPr>
                <w:ins w:id="1141" w:author="Erik Agrell" w:date="2015-12-13T21:36:00Z"/>
                <w:rFonts w:ascii="Calibri" w:hAnsi="Calibri" w:cs="Calibri"/>
                <w:color w:val="000000"/>
                <w:lang w:eastAsia="sv-SE"/>
              </w:rPr>
            </w:pPr>
            <w:ins w:id="1142" w:author="Erik Agrell" w:date="2015-12-13T21:36:00Z">
              <w:r w:rsidRPr="00082B7D">
                <w:rPr>
                  <w:rFonts w:ascii="Calibri" w:hAnsi="Calibri" w:cs="Calibri"/>
                  <w:color w:val="000000"/>
                  <w:lang w:eastAsia="sv-SE"/>
                </w:rPr>
                <w:t>8</w:t>
              </w:r>
            </w:ins>
          </w:p>
        </w:tc>
      </w:tr>
      <w:tr w:rsidR="00772ED0" w:rsidRPr="00082B7D" w14:paraId="6AAAA700" w14:textId="77777777" w:rsidTr="00491585">
        <w:trPr>
          <w:trHeight w:val="300"/>
          <w:jc w:val="center"/>
          <w:ins w:id="1143" w:author="Erik Agrell" w:date="2015-12-13T21:36:00Z"/>
          <w:trPrChange w:id="1144"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145" w:author="Erik Agrell" w:date="2015-12-15T13:19:00Z">
              <w:tcPr>
                <w:tcW w:w="960" w:type="dxa"/>
                <w:tcBorders>
                  <w:top w:val="nil"/>
                  <w:left w:val="nil"/>
                  <w:bottom w:val="nil"/>
                  <w:right w:val="nil"/>
                </w:tcBorders>
                <w:shd w:val="clear" w:color="auto" w:fill="auto"/>
                <w:noWrap/>
                <w:vAlign w:val="bottom"/>
                <w:hideMark/>
              </w:tcPr>
            </w:tcPrChange>
          </w:tcPr>
          <w:p w14:paraId="7018D78C" w14:textId="77777777" w:rsidR="00772ED0" w:rsidRPr="00082B7D" w:rsidRDefault="00772ED0" w:rsidP="00491585">
            <w:pPr>
              <w:jc w:val="right"/>
              <w:rPr>
                <w:ins w:id="1146" w:author="Erik Agrell" w:date="2015-12-13T21:36:00Z"/>
                <w:rFonts w:ascii="Calibri" w:hAnsi="Calibri" w:cs="Calibri"/>
                <w:color w:val="000000"/>
                <w:lang w:eastAsia="sv-SE"/>
              </w:rPr>
            </w:pPr>
            <w:ins w:id="1147" w:author="Erik Agrell" w:date="2015-12-13T21:36:00Z">
              <w:r w:rsidRPr="00082B7D">
                <w:rPr>
                  <w:rFonts w:ascii="Calibri" w:hAnsi="Calibri" w:cs="Calibri"/>
                  <w:color w:val="000000"/>
                  <w:lang w:eastAsia="sv-SE"/>
                </w:rPr>
                <w:t>9</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148"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4121398" w14:textId="77777777" w:rsidR="00772ED0" w:rsidRPr="00082B7D" w:rsidRDefault="00772ED0" w:rsidP="00491585">
            <w:pPr>
              <w:rPr>
                <w:ins w:id="1149"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150"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448659E7" w14:textId="77777777" w:rsidR="00772ED0" w:rsidRPr="00082B7D" w:rsidRDefault="00772ED0" w:rsidP="00491585">
            <w:pPr>
              <w:rPr>
                <w:ins w:id="1151" w:author="Erik Agrell" w:date="2015-12-13T21:36:00Z"/>
                <w:rFonts w:ascii="Calibri" w:hAnsi="Calibri" w:cs="Calibri"/>
                <w:color w:val="000000"/>
                <w:lang w:eastAsia="sv-SE"/>
              </w:rPr>
            </w:pPr>
            <w:ins w:id="1152" w:author="Erik Agrell" w:date="2015-12-13T21:36:00Z">
              <w:r w:rsidRPr="00082B7D">
                <w:rPr>
                  <w:rFonts w:ascii="Calibri" w:hAnsi="Calibri" w:cs="Calibri"/>
                  <w:color w:val="000000"/>
                  <w:lang w:eastAsia="sv-SE"/>
                </w:rPr>
                <w:t>A5</w:t>
              </w:r>
            </w:ins>
          </w:p>
        </w:tc>
        <w:tc>
          <w:tcPr>
            <w:tcW w:w="509" w:type="dxa"/>
            <w:tcBorders>
              <w:top w:val="nil"/>
              <w:left w:val="nil"/>
              <w:bottom w:val="nil"/>
              <w:right w:val="nil"/>
            </w:tcBorders>
            <w:shd w:val="clear" w:color="auto" w:fill="auto"/>
            <w:noWrap/>
            <w:vAlign w:val="bottom"/>
            <w:hideMark/>
            <w:tcPrChange w:id="1153" w:author="Erik Agrell" w:date="2015-12-15T13:19:00Z">
              <w:tcPr>
                <w:tcW w:w="509" w:type="dxa"/>
                <w:tcBorders>
                  <w:top w:val="nil"/>
                  <w:left w:val="nil"/>
                  <w:bottom w:val="nil"/>
                  <w:right w:val="nil"/>
                </w:tcBorders>
                <w:shd w:val="clear" w:color="auto" w:fill="auto"/>
                <w:noWrap/>
                <w:vAlign w:val="bottom"/>
                <w:hideMark/>
              </w:tcPr>
            </w:tcPrChange>
          </w:tcPr>
          <w:p w14:paraId="7133C8C8" w14:textId="77777777" w:rsidR="00772ED0" w:rsidRPr="00082B7D" w:rsidRDefault="00772ED0" w:rsidP="00491585">
            <w:pPr>
              <w:rPr>
                <w:ins w:id="1154" w:author="Erik Agrell" w:date="2015-12-13T21:36:00Z"/>
                <w:rFonts w:ascii="Calibri" w:hAnsi="Calibri" w:cs="Calibri"/>
                <w:color w:val="000000"/>
                <w:lang w:eastAsia="sv-SE"/>
              </w:rPr>
            </w:pPr>
            <w:ins w:id="1155" w:author="Erik Agrell" w:date="2015-12-13T21:36:00Z">
              <w:r w:rsidRPr="00082B7D">
                <w:rPr>
                  <w:rFonts w:ascii="Calibri" w:hAnsi="Calibri" w:cs="Calibri"/>
                  <w:color w:val="000000"/>
                  <w:lang w:eastAsia="sv-SE"/>
                </w:rPr>
                <w:t>10</w:t>
              </w:r>
            </w:ins>
          </w:p>
        </w:tc>
      </w:tr>
      <w:tr w:rsidR="00772ED0" w:rsidRPr="00082B7D" w14:paraId="545EB65F" w14:textId="77777777" w:rsidTr="00491585">
        <w:trPr>
          <w:trHeight w:val="300"/>
          <w:jc w:val="center"/>
          <w:ins w:id="1156" w:author="Erik Agrell" w:date="2015-12-13T21:36:00Z"/>
          <w:trPrChange w:id="1157"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158" w:author="Erik Agrell" w:date="2015-12-15T13:19:00Z">
              <w:tcPr>
                <w:tcW w:w="960" w:type="dxa"/>
                <w:tcBorders>
                  <w:top w:val="nil"/>
                  <w:left w:val="nil"/>
                  <w:bottom w:val="nil"/>
                  <w:right w:val="nil"/>
                </w:tcBorders>
                <w:shd w:val="clear" w:color="auto" w:fill="auto"/>
                <w:noWrap/>
                <w:vAlign w:val="bottom"/>
                <w:hideMark/>
              </w:tcPr>
            </w:tcPrChange>
          </w:tcPr>
          <w:p w14:paraId="2FD59F11" w14:textId="77777777" w:rsidR="00772ED0" w:rsidRPr="00082B7D" w:rsidRDefault="00772ED0" w:rsidP="00491585">
            <w:pPr>
              <w:jc w:val="right"/>
              <w:rPr>
                <w:ins w:id="1159" w:author="Erik Agrell" w:date="2015-12-13T21:36:00Z"/>
                <w:rFonts w:ascii="Calibri" w:hAnsi="Calibri" w:cs="Calibri"/>
                <w:color w:val="000000"/>
                <w:lang w:eastAsia="sv-SE"/>
              </w:rPr>
            </w:pPr>
            <w:ins w:id="1160" w:author="Erik Agrell" w:date="2015-12-13T21:36:00Z">
              <w:r w:rsidRPr="00082B7D">
                <w:rPr>
                  <w:rFonts w:ascii="Calibri" w:hAnsi="Calibri" w:cs="Calibri"/>
                  <w:color w:val="000000"/>
                  <w:lang w:eastAsia="sv-SE"/>
                </w:rPr>
                <w:t>11</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161"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1441084" w14:textId="77777777" w:rsidR="00772ED0" w:rsidRPr="00082B7D" w:rsidRDefault="00772ED0" w:rsidP="00491585">
            <w:pPr>
              <w:rPr>
                <w:ins w:id="1162"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163"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1B3A5A6B" w14:textId="77777777" w:rsidR="00772ED0" w:rsidRPr="00082B7D" w:rsidRDefault="00772ED0" w:rsidP="00491585">
            <w:pPr>
              <w:rPr>
                <w:ins w:id="1164" w:author="Erik Agrell" w:date="2015-12-13T21:36:00Z"/>
                <w:rFonts w:ascii="Calibri" w:hAnsi="Calibri" w:cs="Calibri"/>
                <w:color w:val="000000"/>
                <w:lang w:eastAsia="sv-SE"/>
              </w:rPr>
            </w:pPr>
            <w:ins w:id="1165" w:author="Erik Agrell" w:date="2015-12-13T21:36:00Z">
              <w:r w:rsidRPr="00082B7D">
                <w:rPr>
                  <w:rFonts w:ascii="Calibri" w:hAnsi="Calibri" w:cs="Calibri"/>
                  <w:color w:val="000000"/>
                  <w:lang w:eastAsia="sv-SE"/>
                </w:rPr>
                <w:t>Jord</w:t>
              </w:r>
            </w:ins>
          </w:p>
        </w:tc>
        <w:tc>
          <w:tcPr>
            <w:tcW w:w="509" w:type="dxa"/>
            <w:tcBorders>
              <w:top w:val="nil"/>
              <w:left w:val="nil"/>
              <w:bottom w:val="nil"/>
              <w:right w:val="nil"/>
            </w:tcBorders>
            <w:shd w:val="clear" w:color="auto" w:fill="auto"/>
            <w:noWrap/>
            <w:vAlign w:val="bottom"/>
            <w:hideMark/>
            <w:tcPrChange w:id="1166" w:author="Erik Agrell" w:date="2015-12-15T13:19:00Z">
              <w:tcPr>
                <w:tcW w:w="509" w:type="dxa"/>
                <w:tcBorders>
                  <w:top w:val="nil"/>
                  <w:left w:val="nil"/>
                  <w:bottom w:val="nil"/>
                  <w:right w:val="nil"/>
                </w:tcBorders>
                <w:shd w:val="clear" w:color="auto" w:fill="auto"/>
                <w:noWrap/>
                <w:vAlign w:val="bottom"/>
                <w:hideMark/>
              </w:tcPr>
            </w:tcPrChange>
          </w:tcPr>
          <w:p w14:paraId="28AB72C5" w14:textId="77777777" w:rsidR="00772ED0" w:rsidRPr="00082B7D" w:rsidRDefault="00772ED0" w:rsidP="00491585">
            <w:pPr>
              <w:rPr>
                <w:ins w:id="1167" w:author="Erik Agrell" w:date="2015-12-13T21:36:00Z"/>
                <w:rFonts w:ascii="Calibri" w:hAnsi="Calibri" w:cs="Calibri"/>
                <w:color w:val="000000"/>
                <w:lang w:eastAsia="sv-SE"/>
              </w:rPr>
            </w:pPr>
            <w:ins w:id="1168" w:author="Erik Agrell" w:date="2015-12-13T21:36:00Z">
              <w:r w:rsidRPr="00082B7D">
                <w:rPr>
                  <w:rFonts w:ascii="Calibri" w:hAnsi="Calibri" w:cs="Calibri"/>
                  <w:color w:val="000000"/>
                  <w:lang w:eastAsia="sv-SE"/>
                </w:rPr>
                <w:t>12</w:t>
              </w:r>
            </w:ins>
          </w:p>
        </w:tc>
      </w:tr>
      <w:tr w:rsidR="00772ED0" w:rsidRPr="00082B7D" w14:paraId="0C4427CB" w14:textId="77777777" w:rsidTr="00491585">
        <w:trPr>
          <w:trHeight w:val="300"/>
          <w:jc w:val="center"/>
          <w:ins w:id="1169" w:author="Erik Agrell" w:date="2015-12-13T21:36:00Z"/>
          <w:trPrChange w:id="1170"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171" w:author="Erik Agrell" w:date="2015-12-15T13:19:00Z">
              <w:tcPr>
                <w:tcW w:w="960" w:type="dxa"/>
                <w:tcBorders>
                  <w:top w:val="nil"/>
                  <w:left w:val="nil"/>
                  <w:bottom w:val="nil"/>
                  <w:right w:val="nil"/>
                </w:tcBorders>
                <w:shd w:val="clear" w:color="auto" w:fill="auto"/>
                <w:noWrap/>
                <w:vAlign w:val="bottom"/>
                <w:hideMark/>
              </w:tcPr>
            </w:tcPrChange>
          </w:tcPr>
          <w:p w14:paraId="50874D4D" w14:textId="77777777" w:rsidR="00772ED0" w:rsidRPr="00082B7D" w:rsidRDefault="00772ED0" w:rsidP="00491585">
            <w:pPr>
              <w:jc w:val="right"/>
              <w:rPr>
                <w:ins w:id="1172" w:author="Erik Agrell" w:date="2015-12-13T21:36:00Z"/>
                <w:rFonts w:ascii="Calibri" w:hAnsi="Calibri" w:cs="Calibri"/>
                <w:color w:val="000000"/>
                <w:lang w:eastAsia="sv-SE"/>
              </w:rPr>
            </w:pPr>
            <w:ins w:id="1173" w:author="Erik Agrell" w:date="2015-12-13T21:36:00Z">
              <w:r w:rsidRPr="00082B7D">
                <w:rPr>
                  <w:rFonts w:ascii="Calibri" w:hAnsi="Calibri" w:cs="Calibri"/>
                  <w:color w:val="000000"/>
                  <w:lang w:eastAsia="sv-SE"/>
                </w:rPr>
                <w:t>13</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174"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1AD674D" w14:textId="77777777" w:rsidR="00772ED0" w:rsidRPr="00082B7D" w:rsidRDefault="00772ED0" w:rsidP="00491585">
            <w:pPr>
              <w:rPr>
                <w:ins w:id="1175"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176"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2460D721" w14:textId="77777777" w:rsidR="00772ED0" w:rsidRPr="00082B7D" w:rsidRDefault="00772ED0" w:rsidP="00491585">
            <w:pPr>
              <w:rPr>
                <w:ins w:id="1177" w:author="Erik Agrell" w:date="2015-12-13T21:36:00Z"/>
                <w:rFonts w:ascii="Calibri" w:hAnsi="Calibri" w:cs="Calibri"/>
                <w:color w:val="000000"/>
                <w:lang w:eastAsia="sv-SE"/>
              </w:rPr>
            </w:pPr>
            <w:ins w:id="1178" w:author="Erik Agrell" w:date="2015-12-13T21:36:00Z">
              <w:r w:rsidRPr="00082B7D">
                <w:rPr>
                  <w:rFonts w:ascii="Calibri" w:hAnsi="Calibri" w:cs="Calibri"/>
                  <w:color w:val="000000"/>
                  <w:lang w:eastAsia="sv-SE"/>
                </w:rPr>
                <w:t>A6</w:t>
              </w:r>
            </w:ins>
          </w:p>
        </w:tc>
        <w:tc>
          <w:tcPr>
            <w:tcW w:w="509" w:type="dxa"/>
            <w:tcBorders>
              <w:top w:val="nil"/>
              <w:left w:val="nil"/>
              <w:bottom w:val="nil"/>
              <w:right w:val="nil"/>
            </w:tcBorders>
            <w:shd w:val="clear" w:color="auto" w:fill="auto"/>
            <w:noWrap/>
            <w:vAlign w:val="bottom"/>
            <w:hideMark/>
            <w:tcPrChange w:id="1179" w:author="Erik Agrell" w:date="2015-12-15T13:19:00Z">
              <w:tcPr>
                <w:tcW w:w="509" w:type="dxa"/>
                <w:tcBorders>
                  <w:top w:val="nil"/>
                  <w:left w:val="nil"/>
                  <w:bottom w:val="nil"/>
                  <w:right w:val="nil"/>
                </w:tcBorders>
                <w:shd w:val="clear" w:color="auto" w:fill="auto"/>
                <w:noWrap/>
                <w:vAlign w:val="bottom"/>
                <w:hideMark/>
              </w:tcPr>
            </w:tcPrChange>
          </w:tcPr>
          <w:p w14:paraId="3229E508" w14:textId="77777777" w:rsidR="00772ED0" w:rsidRPr="00082B7D" w:rsidRDefault="00772ED0" w:rsidP="00491585">
            <w:pPr>
              <w:rPr>
                <w:ins w:id="1180" w:author="Erik Agrell" w:date="2015-12-13T21:36:00Z"/>
                <w:rFonts w:ascii="Calibri" w:hAnsi="Calibri" w:cs="Calibri"/>
                <w:color w:val="000000"/>
                <w:lang w:eastAsia="sv-SE"/>
              </w:rPr>
            </w:pPr>
            <w:ins w:id="1181" w:author="Erik Agrell" w:date="2015-12-13T21:36:00Z">
              <w:r w:rsidRPr="00082B7D">
                <w:rPr>
                  <w:rFonts w:ascii="Calibri" w:hAnsi="Calibri" w:cs="Calibri"/>
                  <w:color w:val="000000"/>
                  <w:lang w:eastAsia="sv-SE"/>
                </w:rPr>
                <w:t>14</w:t>
              </w:r>
            </w:ins>
          </w:p>
        </w:tc>
      </w:tr>
      <w:tr w:rsidR="00772ED0" w:rsidRPr="00082B7D" w14:paraId="6FABAF2F" w14:textId="77777777" w:rsidTr="00491585">
        <w:trPr>
          <w:trHeight w:val="300"/>
          <w:jc w:val="center"/>
          <w:ins w:id="1182" w:author="Erik Agrell" w:date="2015-12-13T21:36:00Z"/>
          <w:trPrChange w:id="1183"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184" w:author="Erik Agrell" w:date="2015-12-15T13:19:00Z">
              <w:tcPr>
                <w:tcW w:w="960" w:type="dxa"/>
                <w:tcBorders>
                  <w:top w:val="nil"/>
                  <w:left w:val="nil"/>
                  <w:bottom w:val="nil"/>
                  <w:right w:val="nil"/>
                </w:tcBorders>
                <w:shd w:val="clear" w:color="auto" w:fill="auto"/>
                <w:noWrap/>
                <w:vAlign w:val="bottom"/>
                <w:hideMark/>
              </w:tcPr>
            </w:tcPrChange>
          </w:tcPr>
          <w:p w14:paraId="2DB75FF4" w14:textId="77777777" w:rsidR="00772ED0" w:rsidRPr="00082B7D" w:rsidRDefault="00772ED0" w:rsidP="00491585">
            <w:pPr>
              <w:jc w:val="right"/>
              <w:rPr>
                <w:ins w:id="1185" w:author="Erik Agrell" w:date="2015-12-13T21:36:00Z"/>
                <w:rFonts w:ascii="Calibri" w:hAnsi="Calibri" w:cs="Calibri"/>
                <w:color w:val="000000"/>
                <w:lang w:eastAsia="sv-SE"/>
              </w:rPr>
            </w:pPr>
            <w:ins w:id="1186" w:author="Erik Agrell" w:date="2015-12-13T21:36:00Z">
              <w:r w:rsidRPr="00082B7D">
                <w:rPr>
                  <w:rFonts w:ascii="Calibri" w:hAnsi="Calibri" w:cs="Calibri"/>
                  <w:color w:val="000000"/>
                  <w:lang w:eastAsia="sv-SE"/>
                </w:rPr>
                <w:t>15</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187"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EE8D8DF" w14:textId="77777777" w:rsidR="00772ED0" w:rsidRPr="00082B7D" w:rsidRDefault="00772ED0" w:rsidP="00491585">
            <w:pPr>
              <w:rPr>
                <w:ins w:id="1188"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189"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75D4DCEB" w14:textId="77777777" w:rsidR="00772ED0" w:rsidRPr="00082B7D" w:rsidRDefault="00772ED0" w:rsidP="00491585">
            <w:pPr>
              <w:rPr>
                <w:ins w:id="1190" w:author="Erik Agrell" w:date="2015-12-13T21:36:00Z"/>
                <w:rFonts w:ascii="Calibri" w:hAnsi="Calibri" w:cs="Calibri"/>
                <w:color w:val="000000"/>
                <w:lang w:eastAsia="sv-SE"/>
              </w:rPr>
            </w:pPr>
            <w:ins w:id="1191" w:author="Erik Agrell" w:date="2015-12-13T21:36:00Z">
              <w:r w:rsidRPr="00082B7D">
                <w:rPr>
                  <w:rFonts w:ascii="Calibri" w:hAnsi="Calibri" w:cs="Calibri"/>
                  <w:color w:val="000000"/>
                  <w:lang w:eastAsia="sv-SE"/>
                </w:rPr>
                <w:t>A7</w:t>
              </w:r>
            </w:ins>
          </w:p>
        </w:tc>
        <w:tc>
          <w:tcPr>
            <w:tcW w:w="509" w:type="dxa"/>
            <w:tcBorders>
              <w:top w:val="nil"/>
              <w:left w:val="nil"/>
              <w:bottom w:val="nil"/>
              <w:right w:val="nil"/>
            </w:tcBorders>
            <w:shd w:val="clear" w:color="auto" w:fill="auto"/>
            <w:noWrap/>
            <w:vAlign w:val="bottom"/>
            <w:hideMark/>
            <w:tcPrChange w:id="1192" w:author="Erik Agrell" w:date="2015-12-15T13:19:00Z">
              <w:tcPr>
                <w:tcW w:w="509" w:type="dxa"/>
                <w:tcBorders>
                  <w:top w:val="nil"/>
                  <w:left w:val="nil"/>
                  <w:bottom w:val="nil"/>
                  <w:right w:val="nil"/>
                </w:tcBorders>
                <w:shd w:val="clear" w:color="auto" w:fill="auto"/>
                <w:noWrap/>
                <w:vAlign w:val="bottom"/>
                <w:hideMark/>
              </w:tcPr>
            </w:tcPrChange>
          </w:tcPr>
          <w:p w14:paraId="022C1198" w14:textId="77777777" w:rsidR="00772ED0" w:rsidRPr="00082B7D" w:rsidRDefault="00772ED0" w:rsidP="00491585">
            <w:pPr>
              <w:rPr>
                <w:ins w:id="1193" w:author="Erik Agrell" w:date="2015-12-13T21:36:00Z"/>
                <w:rFonts w:ascii="Calibri" w:hAnsi="Calibri" w:cs="Calibri"/>
                <w:color w:val="000000"/>
                <w:lang w:eastAsia="sv-SE"/>
              </w:rPr>
            </w:pPr>
            <w:ins w:id="1194" w:author="Erik Agrell" w:date="2015-12-13T21:36:00Z">
              <w:r w:rsidRPr="00082B7D">
                <w:rPr>
                  <w:rFonts w:ascii="Calibri" w:hAnsi="Calibri" w:cs="Calibri"/>
                  <w:color w:val="000000"/>
                  <w:lang w:eastAsia="sv-SE"/>
                </w:rPr>
                <w:t>16</w:t>
              </w:r>
            </w:ins>
          </w:p>
        </w:tc>
      </w:tr>
      <w:tr w:rsidR="00772ED0" w:rsidRPr="00082B7D" w14:paraId="3B2B8DF7" w14:textId="77777777" w:rsidTr="00491585">
        <w:trPr>
          <w:trHeight w:val="300"/>
          <w:jc w:val="center"/>
          <w:ins w:id="1195" w:author="Erik Agrell" w:date="2015-12-13T21:36:00Z"/>
          <w:trPrChange w:id="1196"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197" w:author="Erik Agrell" w:date="2015-12-15T13:19:00Z">
              <w:tcPr>
                <w:tcW w:w="960" w:type="dxa"/>
                <w:tcBorders>
                  <w:top w:val="nil"/>
                  <w:left w:val="nil"/>
                  <w:bottom w:val="nil"/>
                  <w:right w:val="nil"/>
                </w:tcBorders>
                <w:shd w:val="clear" w:color="auto" w:fill="auto"/>
                <w:noWrap/>
                <w:vAlign w:val="bottom"/>
                <w:hideMark/>
              </w:tcPr>
            </w:tcPrChange>
          </w:tcPr>
          <w:p w14:paraId="286C9C68" w14:textId="77777777" w:rsidR="00772ED0" w:rsidRPr="00082B7D" w:rsidRDefault="00772ED0" w:rsidP="00491585">
            <w:pPr>
              <w:jc w:val="right"/>
              <w:rPr>
                <w:ins w:id="1198" w:author="Erik Agrell" w:date="2015-12-13T21:36:00Z"/>
                <w:rFonts w:ascii="Calibri" w:hAnsi="Calibri" w:cs="Calibri"/>
                <w:color w:val="000000"/>
                <w:lang w:eastAsia="sv-SE"/>
              </w:rPr>
            </w:pPr>
            <w:ins w:id="1199" w:author="Erik Agrell" w:date="2015-12-13T21:36:00Z">
              <w:r w:rsidRPr="00082B7D">
                <w:rPr>
                  <w:rFonts w:ascii="Calibri" w:hAnsi="Calibri" w:cs="Calibri"/>
                  <w:color w:val="000000"/>
                  <w:lang w:eastAsia="sv-SE"/>
                </w:rPr>
                <w:t>17</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200"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9B915C6" w14:textId="77777777" w:rsidR="00772ED0" w:rsidRPr="00082B7D" w:rsidRDefault="00772ED0" w:rsidP="00491585">
            <w:pPr>
              <w:rPr>
                <w:ins w:id="1201"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202"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7C853E85" w14:textId="77777777" w:rsidR="00772ED0" w:rsidRPr="00082B7D" w:rsidRDefault="00772ED0" w:rsidP="00491585">
            <w:pPr>
              <w:rPr>
                <w:ins w:id="1203" w:author="Erik Agrell" w:date="2015-12-13T21:36:00Z"/>
                <w:rFonts w:ascii="Calibri" w:hAnsi="Calibri" w:cs="Calibri"/>
                <w:color w:val="000000"/>
                <w:lang w:eastAsia="sv-SE"/>
              </w:rPr>
            </w:pPr>
            <w:ins w:id="1204" w:author="Erik Agrell" w:date="2015-12-13T21:36:00Z">
              <w:r w:rsidRPr="00082B7D">
                <w:rPr>
                  <w:rFonts w:ascii="Calibri" w:hAnsi="Calibri" w:cs="Calibri"/>
                  <w:color w:val="000000"/>
                  <w:lang w:eastAsia="sv-SE"/>
                </w:rPr>
                <w:t>A8</w:t>
              </w:r>
            </w:ins>
          </w:p>
        </w:tc>
        <w:tc>
          <w:tcPr>
            <w:tcW w:w="509" w:type="dxa"/>
            <w:tcBorders>
              <w:top w:val="nil"/>
              <w:left w:val="nil"/>
              <w:bottom w:val="nil"/>
              <w:right w:val="nil"/>
            </w:tcBorders>
            <w:shd w:val="clear" w:color="auto" w:fill="auto"/>
            <w:noWrap/>
            <w:vAlign w:val="bottom"/>
            <w:hideMark/>
            <w:tcPrChange w:id="1205" w:author="Erik Agrell" w:date="2015-12-15T13:19:00Z">
              <w:tcPr>
                <w:tcW w:w="509" w:type="dxa"/>
                <w:tcBorders>
                  <w:top w:val="nil"/>
                  <w:left w:val="nil"/>
                  <w:bottom w:val="nil"/>
                  <w:right w:val="nil"/>
                </w:tcBorders>
                <w:shd w:val="clear" w:color="auto" w:fill="auto"/>
                <w:noWrap/>
                <w:vAlign w:val="bottom"/>
                <w:hideMark/>
              </w:tcPr>
            </w:tcPrChange>
          </w:tcPr>
          <w:p w14:paraId="1EBC5C3F" w14:textId="77777777" w:rsidR="00772ED0" w:rsidRPr="00082B7D" w:rsidRDefault="00772ED0" w:rsidP="00491585">
            <w:pPr>
              <w:rPr>
                <w:ins w:id="1206" w:author="Erik Agrell" w:date="2015-12-13T21:36:00Z"/>
                <w:rFonts w:ascii="Calibri" w:hAnsi="Calibri" w:cs="Calibri"/>
                <w:color w:val="000000"/>
                <w:lang w:eastAsia="sv-SE"/>
              </w:rPr>
            </w:pPr>
            <w:ins w:id="1207" w:author="Erik Agrell" w:date="2015-12-13T21:36:00Z">
              <w:r w:rsidRPr="00082B7D">
                <w:rPr>
                  <w:rFonts w:ascii="Calibri" w:hAnsi="Calibri" w:cs="Calibri"/>
                  <w:color w:val="000000"/>
                  <w:lang w:eastAsia="sv-SE"/>
                </w:rPr>
                <w:t>18</w:t>
              </w:r>
            </w:ins>
          </w:p>
        </w:tc>
      </w:tr>
      <w:tr w:rsidR="00772ED0" w:rsidRPr="00082B7D" w14:paraId="52228A2C" w14:textId="77777777" w:rsidTr="00491585">
        <w:trPr>
          <w:trHeight w:val="300"/>
          <w:jc w:val="center"/>
          <w:ins w:id="1208" w:author="Erik Agrell" w:date="2015-12-13T21:36:00Z"/>
          <w:trPrChange w:id="1209"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210" w:author="Erik Agrell" w:date="2015-12-15T13:19:00Z">
              <w:tcPr>
                <w:tcW w:w="960" w:type="dxa"/>
                <w:tcBorders>
                  <w:top w:val="nil"/>
                  <w:left w:val="nil"/>
                  <w:bottom w:val="nil"/>
                  <w:right w:val="nil"/>
                </w:tcBorders>
                <w:shd w:val="clear" w:color="auto" w:fill="auto"/>
                <w:noWrap/>
                <w:vAlign w:val="bottom"/>
                <w:hideMark/>
              </w:tcPr>
            </w:tcPrChange>
          </w:tcPr>
          <w:p w14:paraId="10F21599" w14:textId="77777777" w:rsidR="00772ED0" w:rsidRPr="00082B7D" w:rsidRDefault="00772ED0" w:rsidP="00491585">
            <w:pPr>
              <w:jc w:val="right"/>
              <w:rPr>
                <w:ins w:id="1211" w:author="Erik Agrell" w:date="2015-12-13T21:36:00Z"/>
                <w:rFonts w:ascii="Calibri" w:hAnsi="Calibri" w:cs="Calibri"/>
                <w:color w:val="000000"/>
                <w:lang w:eastAsia="sv-SE"/>
              </w:rPr>
            </w:pPr>
            <w:ins w:id="1212" w:author="Erik Agrell" w:date="2015-12-13T21:36:00Z">
              <w:r w:rsidRPr="00082B7D">
                <w:rPr>
                  <w:rFonts w:ascii="Calibri" w:hAnsi="Calibri" w:cs="Calibri"/>
                  <w:color w:val="000000"/>
                  <w:lang w:eastAsia="sv-SE"/>
                </w:rPr>
                <w:t>19</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213"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2335265" w14:textId="77777777" w:rsidR="00772ED0" w:rsidRPr="00082B7D" w:rsidRDefault="00772ED0" w:rsidP="00491585">
            <w:pPr>
              <w:rPr>
                <w:ins w:id="1214"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215"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75ECAEED" w14:textId="77777777" w:rsidR="00772ED0" w:rsidRPr="00082B7D" w:rsidRDefault="00772ED0" w:rsidP="00491585">
            <w:pPr>
              <w:rPr>
                <w:ins w:id="1216" w:author="Erik Agrell" w:date="2015-12-13T21:36:00Z"/>
                <w:rFonts w:ascii="Calibri" w:hAnsi="Calibri" w:cs="Calibri"/>
                <w:color w:val="000000"/>
                <w:lang w:eastAsia="sv-SE"/>
              </w:rPr>
            </w:pPr>
          </w:p>
        </w:tc>
        <w:tc>
          <w:tcPr>
            <w:tcW w:w="509" w:type="dxa"/>
            <w:tcBorders>
              <w:top w:val="nil"/>
              <w:left w:val="nil"/>
              <w:bottom w:val="nil"/>
              <w:right w:val="nil"/>
            </w:tcBorders>
            <w:shd w:val="clear" w:color="auto" w:fill="auto"/>
            <w:noWrap/>
            <w:vAlign w:val="bottom"/>
            <w:hideMark/>
            <w:tcPrChange w:id="1217" w:author="Erik Agrell" w:date="2015-12-15T13:19:00Z">
              <w:tcPr>
                <w:tcW w:w="509" w:type="dxa"/>
                <w:tcBorders>
                  <w:top w:val="nil"/>
                  <w:left w:val="nil"/>
                  <w:bottom w:val="nil"/>
                  <w:right w:val="nil"/>
                </w:tcBorders>
                <w:shd w:val="clear" w:color="auto" w:fill="auto"/>
                <w:noWrap/>
                <w:vAlign w:val="bottom"/>
                <w:hideMark/>
              </w:tcPr>
            </w:tcPrChange>
          </w:tcPr>
          <w:p w14:paraId="13FFA9D2" w14:textId="77777777" w:rsidR="00772ED0" w:rsidRPr="00082B7D" w:rsidRDefault="00772ED0" w:rsidP="00491585">
            <w:pPr>
              <w:rPr>
                <w:ins w:id="1218" w:author="Erik Agrell" w:date="2015-12-13T21:36:00Z"/>
                <w:rFonts w:ascii="Calibri" w:hAnsi="Calibri" w:cs="Calibri"/>
                <w:color w:val="000000"/>
                <w:lang w:eastAsia="sv-SE"/>
              </w:rPr>
            </w:pPr>
            <w:ins w:id="1219" w:author="Erik Agrell" w:date="2015-12-13T21:36:00Z">
              <w:r w:rsidRPr="00082B7D">
                <w:rPr>
                  <w:rFonts w:ascii="Calibri" w:hAnsi="Calibri" w:cs="Calibri"/>
                  <w:color w:val="000000"/>
                  <w:lang w:eastAsia="sv-SE"/>
                </w:rPr>
                <w:t>20</w:t>
              </w:r>
            </w:ins>
          </w:p>
        </w:tc>
      </w:tr>
      <w:tr w:rsidR="00772ED0" w:rsidRPr="00082B7D" w14:paraId="0FBCEAB2" w14:textId="77777777" w:rsidTr="00491585">
        <w:trPr>
          <w:trHeight w:val="300"/>
          <w:jc w:val="center"/>
          <w:ins w:id="1220" w:author="Erik Agrell" w:date="2015-12-13T21:36:00Z"/>
          <w:trPrChange w:id="1221"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222" w:author="Erik Agrell" w:date="2015-12-15T13:19:00Z">
              <w:tcPr>
                <w:tcW w:w="960" w:type="dxa"/>
                <w:tcBorders>
                  <w:top w:val="nil"/>
                  <w:left w:val="nil"/>
                  <w:bottom w:val="nil"/>
                  <w:right w:val="nil"/>
                </w:tcBorders>
                <w:shd w:val="clear" w:color="auto" w:fill="auto"/>
                <w:noWrap/>
                <w:vAlign w:val="bottom"/>
                <w:hideMark/>
              </w:tcPr>
            </w:tcPrChange>
          </w:tcPr>
          <w:p w14:paraId="121B8C42" w14:textId="77777777" w:rsidR="00772ED0" w:rsidRPr="00082B7D" w:rsidRDefault="00772ED0" w:rsidP="00491585">
            <w:pPr>
              <w:jc w:val="right"/>
              <w:rPr>
                <w:ins w:id="1223" w:author="Erik Agrell" w:date="2015-12-13T21:36:00Z"/>
                <w:rFonts w:ascii="Calibri" w:hAnsi="Calibri" w:cs="Calibri"/>
                <w:color w:val="000000"/>
                <w:lang w:eastAsia="sv-SE"/>
              </w:rPr>
            </w:pPr>
            <w:ins w:id="1224" w:author="Erik Agrell" w:date="2015-12-13T21:36:00Z">
              <w:r w:rsidRPr="00082B7D">
                <w:rPr>
                  <w:rFonts w:ascii="Calibri" w:hAnsi="Calibri" w:cs="Calibri"/>
                  <w:color w:val="000000"/>
                  <w:lang w:eastAsia="sv-SE"/>
                </w:rPr>
                <w:t>21</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225"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5E08463" w14:textId="77777777" w:rsidR="00772ED0" w:rsidRPr="00082B7D" w:rsidRDefault="00772ED0" w:rsidP="00491585">
            <w:pPr>
              <w:rPr>
                <w:ins w:id="1226"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227"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51439D96" w14:textId="77777777" w:rsidR="00772ED0" w:rsidRPr="00082B7D" w:rsidRDefault="00772ED0" w:rsidP="00491585">
            <w:pPr>
              <w:rPr>
                <w:ins w:id="1228" w:author="Erik Agrell" w:date="2015-12-13T21:36:00Z"/>
                <w:rFonts w:ascii="Calibri" w:hAnsi="Calibri" w:cs="Calibri"/>
                <w:color w:val="000000"/>
                <w:lang w:eastAsia="sv-SE"/>
              </w:rPr>
            </w:pPr>
          </w:p>
        </w:tc>
        <w:tc>
          <w:tcPr>
            <w:tcW w:w="509" w:type="dxa"/>
            <w:tcBorders>
              <w:top w:val="nil"/>
              <w:left w:val="nil"/>
              <w:bottom w:val="nil"/>
              <w:right w:val="nil"/>
            </w:tcBorders>
            <w:shd w:val="clear" w:color="auto" w:fill="auto"/>
            <w:noWrap/>
            <w:vAlign w:val="bottom"/>
            <w:hideMark/>
            <w:tcPrChange w:id="1229" w:author="Erik Agrell" w:date="2015-12-15T13:19:00Z">
              <w:tcPr>
                <w:tcW w:w="509" w:type="dxa"/>
                <w:tcBorders>
                  <w:top w:val="nil"/>
                  <w:left w:val="nil"/>
                  <w:bottom w:val="nil"/>
                  <w:right w:val="nil"/>
                </w:tcBorders>
                <w:shd w:val="clear" w:color="auto" w:fill="auto"/>
                <w:noWrap/>
                <w:vAlign w:val="bottom"/>
                <w:hideMark/>
              </w:tcPr>
            </w:tcPrChange>
          </w:tcPr>
          <w:p w14:paraId="2A01523E" w14:textId="77777777" w:rsidR="00772ED0" w:rsidRPr="00082B7D" w:rsidRDefault="00772ED0" w:rsidP="00491585">
            <w:pPr>
              <w:rPr>
                <w:ins w:id="1230" w:author="Erik Agrell" w:date="2015-12-13T21:36:00Z"/>
                <w:rFonts w:ascii="Calibri" w:hAnsi="Calibri" w:cs="Calibri"/>
                <w:color w:val="000000"/>
                <w:lang w:eastAsia="sv-SE"/>
              </w:rPr>
            </w:pPr>
            <w:ins w:id="1231" w:author="Erik Agrell" w:date="2015-12-13T21:36:00Z">
              <w:r w:rsidRPr="00082B7D">
                <w:rPr>
                  <w:rFonts w:ascii="Calibri" w:hAnsi="Calibri" w:cs="Calibri"/>
                  <w:color w:val="000000"/>
                  <w:lang w:eastAsia="sv-SE"/>
                </w:rPr>
                <w:t>22</w:t>
              </w:r>
            </w:ins>
          </w:p>
        </w:tc>
      </w:tr>
      <w:tr w:rsidR="00772ED0" w:rsidRPr="00082B7D" w14:paraId="72F41ED5" w14:textId="77777777" w:rsidTr="00491585">
        <w:trPr>
          <w:trHeight w:val="300"/>
          <w:jc w:val="center"/>
          <w:ins w:id="1232" w:author="Erik Agrell" w:date="2015-12-13T21:36:00Z"/>
          <w:trPrChange w:id="1233"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234" w:author="Erik Agrell" w:date="2015-12-15T13:19:00Z">
              <w:tcPr>
                <w:tcW w:w="960" w:type="dxa"/>
                <w:tcBorders>
                  <w:top w:val="nil"/>
                  <w:left w:val="nil"/>
                  <w:bottom w:val="nil"/>
                  <w:right w:val="nil"/>
                </w:tcBorders>
                <w:shd w:val="clear" w:color="auto" w:fill="auto"/>
                <w:noWrap/>
                <w:vAlign w:val="bottom"/>
                <w:hideMark/>
              </w:tcPr>
            </w:tcPrChange>
          </w:tcPr>
          <w:p w14:paraId="5D845DCB" w14:textId="77777777" w:rsidR="00772ED0" w:rsidRPr="00082B7D" w:rsidRDefault="00772ED0" w:rsidP="00491585">
            <w:pPr>
              <w:jc w:val="right"/>
              <w:rPr>
                <w:ins w:id="1235" w:author="Erik Agrell" w:date="2015-12-13T21:36:00Z"/>
                <w:rFonts w:ascii="Calibri" w:hAnsi="Calibri" w:cs="Calibri"/>
                <w:color w:val="000000"/>
                <w:lang w:eastAsia="sv-SE"/>
              </w:rPr>
            </w:pPr>
            <w:ins w:id="1236" w:author="Erik Agrell" w:date="2015-12-13T21:36:00Z">
              <w:r w:rsidRPr="00082B7D">
                <w:rPr>
                  <w:rFonts w:ascii="Calibri" w:hAnsi="Calibri" w:cs="Calibri"/>
                  <w:color w:val="000000"/>
                  <w:lang w:eastAsia="sv-SE"/>
                </w:rPr>
                <w:t>23</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237"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A0F1840" w14:textId="77777777" w:rsidR="00772ED0" w:rsidRPr="00082B7D" w:rsidRDefault="00772ED0" w:rsidP="00491585">
            <w:pPr>
              <w:rPr>
                <w:ins w:id="1238"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239"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7022317A" w14:textId="77777777" w:rsidR="00772ED0" w:rsidRPr="00082B7D" w:rsidRDefault="00772ED0" w:rsidP="00491585">
            <w:pPr>
              <w:rPr>
                <w:ins w:id="1240" w:author="Erik Agrell" w:date="2015-12-13T21:36:00Z"/>
                <w:rFonts w:ascii="Calibri" w:hAnsi="Calibri" w:cs="Calibri"/>
                <w:color w:val="000000"/>
                <w:lang w:eastAsia="sv-SE"/>
              </w:rPr>
            </w:pPr>
          </w:p>
        </w:tc>
        <w:tc>
          <w:tcPr>
            <w:tcW w:w="509" w:type="dxa"/>
            <w:tcBorders>
              <w:top w:val="nil"/>
              <w:left w:val="nil"/>
              <w:bottom w:val="nil"/>
              <w:right w:val="nil"/>
            </w:tcBorders>
            <w:shd w:val="clear" w:color="auto" w:fill="auto"/>
            <w:noWrap/>
            <w:vAlign w:val="bottom"/>
            <w:hideMark/>
            <w:tcPrChange w:id="1241" w:author="Erik Agrell" w:date="2015-12-15T13:19:00Z">
              <w:tcPr>
                <w:tcW w:w="509" w:type="dxa"/>
                <w:tcBorders>
                  <w:top w:val="nil"/>
                  <w:left w:val="nil"/>
                  <w:bottom w:val="nil"/>
                  <w:right w:val="nil"/>
                </w:tcBorders>
                <w:shd w:val="clear" w:color="auto" w:fill="auto"/>
                <w:noWrap/>
                <w:vAlign w:val="bottom"/>
                <w:hideMark/>
              </w:tcPr>
            </w:tcPrChange>
          </w:tcPr>
          <w:p w14:paraId="6AD11A8A" w14:textId="77777777" w:rsidR="00772ED0" w:rsidRPr="00082B7D" w:rsidRDefault="00772ED0" w:rsidP="00491585">
            <w:pPr>
              <w:rPr>
                <w:ins w:id="1242" w:author="Erik Agrell" w:date="2015-12-13T21:36:00Z"/>
                <w:rFonts w:ascii="Calibri" w:hAnsi="Calibri" w:cs="Calibri"/>
                <w:color w:val="000000"/>
                <w:lang w:eastAsia="sv-SE"/>
              </w:rPr>
            </w:pPr>
            <w:ins w:id="1243" w:author="Erik Agrell" w:date="2015-12-13T21:36:00Z">
              <w:r w:rsidRPr="00082B7D">
                <w:rPr>
                  <w:rFonts w:ascii="Calibri" w:hAnsi="Calibri" w:cs="Calibri"/>
                  <w:color w:val="000000"/>
                  <w:lang w:eastAsia="sv-SE"/>
                </w:rPr>
                <w:t>24</w:t>
              </w:r>
            </w:ins>
          </w:p>
        </w:tc>
      </w:tr>
      <w:tr w:rsidR="00772ED0" w:rsidRPr="00082B7D" w14:paraId="4380FA11" w14:textId="77777777" w:rsidTr="00491585">
        <w:trPr>
          <w:trHeight w:val="300"/>
          <w:jc w:val="center"/>
          <w:ins w:id="1244" w:author="Erik Agrell" w:date="2015-12-13T21:36:00Z"/>
          <w:trPrChange w:id="1245"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246" w:author="Erik Agrell" w:date="2015-12-15T13:19:00Z">
              <w:tcPr>
                <w:tcW w:w="960" w:type="dxa"/>
                <w:tcBorders>
                  <w:top w:val="nil"/>
                  <w:left w:val="nil"/>
                  <w:bottom w:val="nil"/>
                  <w:right w:val="nil"/>
                </w:tcBorders>
                <w:shd w:val="clear" w:color="auto" w:fill="auto"/>
                <w:noWrap/>
                <w:vAlign w:val="bottom"/>
                <w:hideMark/>
              </w:tcPr>
            </w:tcPrChange>
          </w:tcPr>
          <w:p w14:paraId="1A4FD794" w14:textId="77777777" w:rsidR="00772ED0" w:rsidRPr="00082B7D" w:rsidRDefault="00772ED0" w:rsidP="00491585">
            <w:pPr>
              <w:jc w:val="right"/>
              <w:rPr>
                <w:ins w:id="1247" w:author="Erik Agrell" w:date="2015-12-13T21:36:00Z"/>
                <w:rFonts w:ascii="Calibri" w:hAnsi="Calibri" w:cs="Calibri"/>
                <w:color w:val="000000"/>
                <w:lang w:eastAsia="sv-SE"/>
              </w:rPr>
            </w:pPr>
            <w:ins w:id="1248" w:author="Erik Agrell" w:date="2015-12-13T21:36:00Z">
              <w:r w:rsidRPr="00082B7D">
                <w:rPr>
                  <w:rFonts w:ascii="Calibri" w:hAnsi="Calibri" w:cs="Calibri"/>
                  <w:color w:val="000000"/>
                  <w:lang w:eastAsia="sv-SE"/>
                </w:rPr>
                <w:t>25</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249"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40E0889" w14:textId="77777777" w:rsidR="00772ED0" w:rsidRPr="00082B7D" w:rsidRDefault="00772ED0" w:rsidP="00491585">
            <w:pPr>
              <w:rPr>
                <w:ins w:id="1250"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251"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296A12FD" w14:textId="77777777" w:rsidR="00772ED0" w:rsidRPr="00082B7D" w:rsidRDefault="00772ED0" w:rsidP="00491585">
            <w:pPr>
              <w:rPr>
                <w:ins w:id="1252" w:author="Erik Agrell" w:date="2015-12-13T21:36:00Z"/>
                <w:rFonts w:ascii="Calibri" w:hAnsi="Calibri" w:cs="Calibri"/>
                <w:color w:val="000000"/>
                <w:lang w:eastAsia="sv-SE"/>
              </w:rPr>
            </w:pPr>
          </w:p>
        </w:tc>
        <w:tc>
          <w:tcPr>
            <w:tcW w:w="509" w:type="dxa"/>
            <w:tcBorders>
              <w:top w:val="nil"/>
              <w:left w:val="nil"/>
              <w:bottom w:val="nil"/>
              <w:right w:val="nil"/>
            </w:tcBorders>
            <w:shd w:val="clear" w:color="auto" w:fill="auto"/>
            <w:noWrap/>
            <w:vAlign w:val="bottom"/>
            <w:hideMark/>
            <w:tcPrChange w:id="1253" w:author="Erik Agrell" w:date="2015-12-15T13:19:00Z">
              <w:tcPr>
                <w:tcW w:w="509" w:type="dxa"/>
                <w:tcBorders>
                  <w:top w:val="nil"/>
                  <w:left w:val="nil"/>
                  <w:bottom w:val="nil"/>
                  <w:right w:val="nil"/>
                </w:tcBorders>
                <w:shd w:val="clear" w:color="auto" w:fill="auto"/>
                <w:noWrap/>
                <w:vAlign w:val="bottom"/>
                <w:hideMark/>
              </w:tcPr>
            </w:tcPrChange>
          </w:tcPr>
          <w:p w14:paraId="6567359F" w14:textId="77777777" w:rsidR="00772ED0" w:rsidRPr="00082B7D" w:rsidRDefault="00772ED0" w:rsidP="00491585">
            <w:pPr>
              <w:rPr>
                <w:ins w:id="1254" w:author="Erik Agrell" w:date="2015-12-13T21:36:00Z"/>
                <w:rFonts w:ascii="Calibri" w:hAnsi="Calibri" w:cs="Calibri"/>
                <w:color w:val="000000"/>
                <w:lang w:eastAsia="sv-SE"/>
              </w:rPr>
            </w:pPr>
            <w:ins w:id="1255" w:author="Erik Agrell" w:date="2015-12-13T21:36:00Z">
              <w:r w:rsidRPr="00082B7D">
                <w:rPr>
                  <w:rFonts w:ascii="Calibri" w:hAnsi="Calibri" w:cs="Calibri"/>
                  <w:color w:val="000000"/>
                  <w:lang w:eastAsia="sv-SE"/>
                </w:rPr>
                <w:t>26</w:t>
              </w:r>
            </w:ins>
          </w:p>
        </w:tc>
      </w:tr>
      <w:tr w:rsidR="00772ED0" w:rsidRPr="00082B7D" w14:paraId="16BECE22" w14:textId="77777777" w:rsidTr="00491585">
        <w:trPr>
          <w:trHeight w:val="300"/>
          <w:jc w:val="center"/>
          <w:ins w:id="1256" w:author="Erik Agrell" w:date="2015-12-13T21:36:00Z"/>
          <w:trPrChange w:id="1257"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258" w:author="Erik Agrell" w:date="2015-12-15T13:19:00Z">
              <w:tcPr>
                <w:tcW w:w="960" w:type="dxa"/>
                <w:tcBorders>
                  <w:top w:val="nil"/>
                  <w:left w:val="nil"/>
                  <w:bottom w:val="nil"/>
                  <w:right w:val="nil"/>
                </w:tcBorders>
                <w:shd w:val="clear" w:color="auto" w:fill="auto"/>
                <w:noWrap/>
                <w:vAlign w:val="bottom"/>
                <w:hideMark/>
              </w:tcPr>
            </w:tcPrChange>
          </w:tcPr>
          <w:p w14:paraId="460627D5" w14:textId="77777777" w:rsidR="00772ED0" w:rsidRPr="00082B7D" w:rsidRDefault="00772ED0" w:rsidP="00491585">
            <w:pPr>
              <w:jc w:val="right"/>
              <w:rPr>
                <w:ins w:id="1259" w:author="Erik Agrell" w:date="2015-12-13T21:36:00Z"/>
                <w:rFonts w:ascii="Calibri" w:hAnsi="Calibri" w:cs="Calibri"/>
                <w:color w:val="000000"/>
                <w:lang w:eastAsia="sv-SE"/>
              </w:rPr>
            </w:pPr>
            <w:ins w:id="1260" w:author="Erik Agrell" w:date="2015-12-13T21:36:00Z">
              <w:r w:rsidRPr="00082B7D">
                <w:rPr>
                  <w:rFonts w:ascii="Calibri" w:hAnsi="Calibri" w:cs="Calibri"/>
                  <w:color w:val="000000"/>
                  <w:lang w:eastAsia="sv-SE"/>
                </w:rPr>
                <w:t>27</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261"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32DF0E" w14:textId="77777777" w:rsidR="00772ED0" w:rsidRPr="00082B7D" w:rsidRDefault="00772ED0" w:rsidP="00491585">
            <w:pPr>
              <w:rPr>
                <w:ins w:id="1262"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263"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3BA423A2" w14:textId="77777777" w:rsidR="00772ED0" w:rsidRPr="00082B7D" w:rsidRDefault="00772ED0" w:rsidP="00491585">
            <w:pPr>
              <w:rPr>
                <w:ins w:id="1264" w:author="Erik Agrell" w:date="2015-12-13T21:36:00Z"/>
                <w:rFonts w:ascii="Calibri" w:hAnsi="Calibri" w:cs="Calibri"/>
                <w:color w:val="000000"/>
                <w:lang w:eastAsia="sv-SE"/>
              </w:rPr>
            </w:pPr>
          </w:p>
        </w:tc>
        <w:tc>
          <w:tcPr>
            <w:tcW w:w="509" w:type="dxa"/>
            <w:tcBorders>
              <w:top w:val="nil"/>
              <w:left w:val="nil"/>
              <w:bottom w:val="nil"/>
              <w:right w:val="nil"/>
            </w:tcBorders>
            <w:shd w:val="clear" w:color="auto" w:fill="auto"/>
            <w:noWrap/>
            <w:vAlign w:val="bottom"/>
            <w:hideMark/>
            <w:tcPrChange w:id="1265" w:author="Erik Agrell" w:date="2015-12-15T13:19:00Z">
              <w:tcPr>
                <w:tcW w:w="509" w:type="dxa"/>
                <w:tcBorders>
                  <w:top w:val="nil"/>
                  <w:left w:val="nil"/>
                  <w:bottom w:val="nil"/>
                  <w:right w:val="nil"/>
                </w:tcBorders>
                <w:shd w:val="clear" w:color="auto" w:fill="auto"/>
                <w:noWrap/>
                <w:vAlign w:val="bottom"/>
                <w:hideMark/>
              </w:tcPr>
            </w:tcPrChange>
          </w:tcPr>
          <w:p w14:paraId="22F7C7F5" w14:textId="77777777" w:rsidR="00772ED0" w:rsidRPr="00082B7D" w:rsidRDefault="00772ED0" w:rsidP="00491585">
            <w:pPr>
              <w:rPr>
                <w:ins w:id="1266" w:author="Erik Agrell" w:date="2015-12-13T21:36:00Z"/>
                <w:rFonts w:ascii="Calibri" w:hAnsi="Calibri" w:cs="Calibri"/>
                <w:color w:val="000000"/>
                <w:lang w:eastAsia="sv-SE"/>
              </w:rPr>
            </w:pPr>
            <w:ins w:id="1267" w:author="Erik Agrell" w:date="2015-12-13T21:36:00Z">
              <w:r w:rsidRPr="00082B7D">
                <w:rPr>
                  <w:rFonts w:ascii="Calibri" w:hAnsi="Calibri" w:cs="Calibri"/>
                  <w:color w:val="000000"/>
                  <w:lang w:eastAsia="sv-SE"/>
                </w:rPr>
                <w:t>28</w:t>
              </w:r>
            </w:ins>
          </w:p>
        </w:tc>
      </w:tr>
      <w:tr w:rsidR="00772ED0" w:rsidRPr="00082B7D" w14:paraId="19364819" w14:textId="77777777" w:rsidTr="00491585">
        <w:trPr>
          <w:trHeight w:val="300"/>
          <w:jc w:val="center"/>
          <w:ins w:id="1268" w:author="Erik Agrell" w:date="2015-12-13T21:36:00Z"/>
          <w:trPrChange w:id="1269"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270" w:author="Erik Agrell" w:date="2015-12-15T13:19:00Z">
              <w:tcPr>
                <w:tcW w:w="960" w:type="dxa"/>
                <w:tcBorders>
                  <w:top w:val="nil"/>
                  <w:left w:val="nil"/>
                  <w:bottom w:val="nil"/>
                  <w:right w:val="nil"/>
                </w:tcBorders>
                <w:shd w:val="clear" w:color="auto" w:fill="auto"/>
                <w:noWrap/>
                <w:vAlign w:val="bottom"/>
                <w:hideMark/>
              </w:tcPr>
            </w:tcPrChange>
          </w:tcPr>
          <w:p w14:paraId="30F6B6CF" w14:textId="77777777" w:rsidR="00772ED0" w:rsidRPr="00082B7D" w:rsidRDefault="00772ED0" w:rsidP="00491585">
            <w:pPr>
              <w:jc w:val="right"/>
              <w:rPr>
                <w:ins w:id="1271" w:author="Erik Agrell" w:date="2015-12-13T21:36:00Z"/>
                <w:rFonts w:ascii="Calibri" w:hAnsi="Calibri" w:cs="Calibri"/>
                <w:color w:val="000000"/>
                <w:lang w:eastAsia="sv-SE"/>
              </w:rPr>
            </w:pPr>
            <w:ins w:id="1272" w:author="Erik Agrell" w:date="2015-12-13T21:36:00Z">
              <w:r w:rsidRPr="00082B7D">
                <w:rPr>
                  <w:rFonts w:ascii="Calibri" w:hAnsi="Calibri" w:cs="Calibri"/>
                  <w:color w:val="000000"/>
                  <w:lang w:eastAsia="sv-SE"/>
                </w:rPr>
                <w:t>29</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273"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3CFEF7B" w14:textId="77777777" w:rsidR="00772ED0" w:rsidRPr="00082B7D" w:rsidRDefault="00772ED0" w:rsidP="00491585">
            <w:pPr>
              <w:rPr>
                <w:ins w:id="1274" w:author="Erik Agrell" w:date="2015-12-13T21:36:00Z"/>
                <w:rFonts w:ascii="Calibri" w:hAnsi="Calibri" w:cs="Calibri"/>
                <w:color w:val="000000"/>
                <w:lang w:eastAsia="sv-SE"/>
              </w:rPr>
            </w:pPr>
            <w:ins w:id="1275" w:author="Erik Agrell" w:date="2015-12-13T21:36:00Z">
              <w:r w:rsidRPr="00082B7D">
                <w:rPr>
                  <w:rFonts w:ascii="Calibri" w:hAnsi="Calibri" w:cs="Calibri"/>
                  <w:color w:val="000000"/>
                  <w:lang w:eastAsia="sv-SE"/>
                </w:rPr>
                <w:t>3,3V</w:t>
              </w:r>
            </w:ins>
          </w:p>
        </w:tc>
        <w:tc>
          <w:tcPr>
            <w:tcW w:w="1275" w:type="dxa"/>
            <w:tcBorders>
              <w:top w:val="nil"/>
              <w:left w:val="nil"/>
              <w:bottom w:val="single" w:sz="4" w:space="0" w:color="auto"/>
              <w:right w:val="single" w:sz="4" w:space="0" w:color="auto"/>
            </w:tcBorders>
            <w:shd w:val="clear" w:color="auto" w:fill="auto"/>
            <w:noWrap/>
            <w:vAlign w:val="bottom"/>
            <w:hideMark/>
            <w:tcPrChange w:id="1276"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5B22F1B6" w14:textId="77777777" w:rsidR="00772ED0" w:rsidRPr="00082B7D" w:rsidRDefault="00772ED0" w:rsidP="00491585">
            <w:pPr>
              <w:rPr>
                <w:ins w:id="1277" w:author="Erik Agrell" w:date="2015-12-13T21:36:00Z"/>
                <w:rFonts w:ascii="Calibri" w:hAnsi="Calibri" w:cs="Calibri"/>
                <w:color w:val="000000"/>
                <w:lang w:eastAsia="sv-SE"/>
              </w:rPr>
            </w:pPr>
          </w:p>
        </w:tc>
        <w:tc>
          <w:tcPr>
            <w:tcW w:w="509" w:type="dxa"/>
            <w:tcBorders>
              <w:top w:val="nil"/>
              <w:left w:val="nil"/>
              <w:bottom w:val="nil"/>
              <w:right w:val="nil"/>
            </w:tcBorders>
            <w:shd w:val="clear" w:color="auto" w:fill="auto"/>
            <w:noWrap/>
            <w:vAlign w:val="bottom"/>
            <w:hideMark/>
            <w:tcPrChange w:id="1278" w:author="Erik Agrell" w:date="2015-12-15T13:19:00Z">
              <w:tcPr>
                <w:tcW w:w="509" w:type="dxa"/>
                <w:tcBorders>
                  <w:top w:val="nil"/>
                  <w:left w:val="nil"/>
                  <w:bottom w:val="nil"/>
                  <w:right w:val="nil"/>
                </w:tcBorders>
                <w:shd w:val="clear" w:color="auto" w:fill="auto"/>
                <w:noWrap/>
                <w:vAlign w:val="bottom"/>
                <w:hideMark/>
              </w:tcPr>
            </w:tcPrChange>
          </w:tcPr>
          <w:p w14:paraId="669FBD83" w14:textId="77777777" w:rsidR="00772ED0" w:rsidRPr="00082B7D" w:rsidRDefault="00772ED0" w:rsidP="00491585">
            <w:pPr>
              <w:rPr>
                <w:ins w:id="1279" w:author="Erik Agrell" w:date="2015-12-13T21:36:00Z"/>
                <w:rFonts w:ascii="Calibri" w:hAnsi="Calibri" w:cs="Calibri"/>
                <w:color w:val="000000"/>
                <w:lang w:eastAsia="sv-SE"/>
              </w:rPr>
            </w:pPr>
            <w:ins w:id="1280" w:author="Erik Agrell" w:date="2015-12-13T21:36:00Z">
              <w:r w:rsidRPr="00082B7D">
                <w:rPr>
                  <w:rFonts w:ascii="Calibri" w:hAnsi="Calibri" w:cs="Calibri"/>
                  <w:color w:val="000000"/>
                  <w:lang w:eastAsia="sv-SE"/>
                </w:rPr>
                <w:t>30</w:t>
              </w:r>
            </w:ins>
          </w:p>
        </w:tc>
      </w:tr>
      <w:tr w:rsidR="00772ED0" w:rsidRPr="00082B7D" w14:paraId="4624DE62" w14:textId="77777777" w:rsidTr="00491585">
        <w:trPr>
          <w:trHeight w:val="300"/>
          <w:jc w:val="center"/>
          <w:ins w:id="1281" w:author="Erik Agrell" w:date="2015-12-13T21:36:00Z"/>
          <w:trPrChange w:id="1282"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283" w:author="Erik Agrell" w:date="2015-12-15T13:19:00Z">
              <w:tcPr>
                <w:tcW w:w="960" w:type="dxa"/>
                <w:tcBorders>
                  <w:top w:val="nil"/>
                  <w:left w:val="nil"/>
                  <w:bottom w:val="nil"/>
                  <w:right w:val="nil"/>
                </w:tcBorders>
                <w:shd w:val="clear" w:color="auto" w:fill="auto"/>
                <w:noWrap/>
                <w:vAlign w:val="bottom"/>
                <w:hideMark/>
              </w:tcPr>
            </w:tcPrChange>
          </w:tcPr>
          <w:p w14:paraId="5278A413" w14:textId="77777777" w:rsidR="00772ED0" w:rsidRPr="00082B7D" w:rsidRDefault="00772ED0" w:rsidP="00491585">
            <w:pPr>
              <w:jc w:val="right"/>
              <w:rPr>
                <w:ins w:id="1284" w:author="Erik Agrell" w:date="2015-12-13T21:36:00Z"/>
                <w:rFonts w:ascii="Calibri" w:hAnsi="Calibri" w:cs="Calibri"/>
                <w:color w:val="000000"/>
                <w:lang w:eastAsia="sv-SE"/>
              </w:rPr>
            </w:pPr>
            <w:ins w:id="1285" w:author="Erik Agrell" w:date="2015-12-13T21:36:00Z">
              <w:r w:rsidRPr="00082B7D">
                <w:rPr>
                  <w:rFonts w:ascii="Calibri" w:hAnsi="Calibri" w:cs="Calibri"/>
                  <w:color w:val="000000"/>
                  <w:lang w:eastAsia="sv-SE"/>
                </w:rPr>
                <w:t>31</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286"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93B4132" w14:textId="77777777" w:rsidR="00772ED0" w:rsidRPr="00082B7D" w:rsidRDefault="00772ED0" w:rsidP="00491585">
            <w:pPr>
              <w:rPr>
                <w:ins w:id="1287"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288"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71410243" w14:textId="77777777" w:rsidR="00772ED0" w:rsidRPr="00082B7D" w:rsidRDefault="00772ED0" w:rsidP="00491585">
            <w:pPr>
              <w:rPr>
                <w:ins w:id="1289" w:author="Erik Agrell" w:date="2015-12-13T21:36:00Z"/>
                <w:rFonts w:ascii="Calibri" w:hAnsi="Calibri" w:cs="Calibri"/>
                <w:color w:val="000000"/>
                <w:lang w:eastAsia="sv-SE"/>
              </w:rPr>
            </w:pPr>
            <w:ins w:id="1290" w:author="Erik Agrell" w:date="2015-12-13T21:36:00Z">
              <w:r w:rsidRPr="00082B7D">
                <w:rPr>
                  <w:rFonts w:ascii="Calibri" w:hAnsi="Calibri" w:cs="Calibri"/>
                  <w:color w:val="000000"/>
                  <w:lang w:eastAsia="sv-SE"/>
                </w:rPr>
                <w:t>CP</w:t>
              </w:r>
            </w:ins>
          </w:p>
        </w:tc>
        <w:tc>
          <w:tcPr>
            <w:tcW w:w="509" w:type="dxa"/>
            <w:tcBorders>
              <w:top w:val="nil"/>
              <w:left w:val="nil"/>
              <w:bottom w:val="nil"/>
              <w:right w:val="nil"/>
            </w:tcBorders>
            <w:shd w:val="clear" w:color="auto" w:fill="auto"/>
            <w:noWrap/>
            <w:vAlign w:val="bottom"/>
            <w:hideMark/>
            <w:tcPrChange w:id="1291" w:author="Erik Agrell" w:date="2015-12-15T13:19:00Z">
              <w:tcPr>
                <w:tcW w:w="509" w:type="dxa"/>
                <w:tcBorders>
                  <w:top w:val="nil"/>
                  <w:left w:val="nil"/>
                  <w:bottom w:val="nil"/>
                  <w:right w:val="nil"/>
                </w:tcBorders>
                <w:shd w:val="clear" w:color="auto" w:fill="auto"/>
                <w:noWrap/>
                <w:vAlign w:val="bottom"/>
                <w:hideMark/>
              </w:tcPr>
            </w:tcPrChange>
          </w:tcPr>
          <w:p w14:paraId="6600C224" w14:textId="77777777" w:rsidR="00772ED0" w:rsidRPr="00082B7D" w:rsidRDefault="00772ED0" w:rsidP="00491585">
            <w:pPr>
              <w:rPr>
                <w:ins w:id="1292" w:author="Erik Agrell" w:date="2015-12-13T21:36:00Z"/>
                <w:rFonts w:ascii="Calibri" w:hAnsi="Calibri" w:cs="Calibri"/>
                <w:color w:val="000000"/>
                <w:lang w:eastAsia="sv-SE"/>
              </w:rPr>
            </w:pPr>
            <w:ins w:id="1293" w:author="Erik Agrell" w:date="2015-12-13T21:36:00Z">
              <w:r w:rsidRPr="00082B7D">
                <w:rPr>
                  <w:rFonts w:ascii="Calibri" w:hAnsi="Calibri" w:cs="Calibri"/>
                  <w:color w:val="000000"/>
                  <w:lang w:eastAsia="sv-SE"/>
                </w:rPr>
                <w:t>32</w:t>
              </w:r>
            </w:ins>
          </w:p>
        </w:tc>
      </w:tr>
      <w:tr w:rsidR="00772ED0" w:rsidRPr="00082B7D" w14:paraId="079C67CA" w14:textId="77777777" w:rsidTr="00491585">
        <w:trPr>
          <w:trHeight w:val="300"/>
          <w:jc w:val="center"/>
          <w:ins w:id="1294" w:author="Erik Agrell" w:date="2015-12-13T21:36:00Z"/>
          <w:trPrChange w:id="1295"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296" w:author="Erik Agrell" w:date="2015-12-15T13:19:00Z">
              <w:tcPr>
                <w:tcW w:w="960" w:type="dxa"/>
                <w:tcBorders>
                  <w:top w:val="nil"/>
                  <w:left w:val="nil"/>
                  <w:bottom w:val="nil"/>
                  <w:right w:val="nil"/>
                </w:tcBorders>
                <w:shd w:val="clear" w:color="auto" w:fill="auto"/>
                <w:noWrap/>
                <w:vAlign w:val="bottom"/>
                <w:hideMark/>
              </w:tcPr>
            </w:tcPrChange>
          </w:tcPr>
          <w:p w14:paraId="0F742062" w14:textId="77777777" w:rsidR="00772ED0" w:rsidRPr="00082B7D" w:rsidRDefault="00772ED0" w:rsidP="00491585">
            <w:pPr>
              <w:jc w:val="right"/>
              <w:rPr>
                <w:ins w:id="1297" w:author="Erik Agrell" w:date="2015-12-13T21:36:00Z"/>
                <w:rFonts w:ascii="Calibri" w:hAnsi="Calibri" w:cs="Calibri"/>
                <w:color w:val="000000"/>
                <w:lang w:eastAsia="sv-SE"/>
              </w:rPr>
            </w:pPr>
            <w:ins w:id="1298" w:author="Erik Agrell" w:date="2015-12-13T21:36:00Z">
              <w:r w:rsidRPr="00082B7D">
                <w:rPr>
                  <w:rFonts w:ascii="Calibri" w:hAnsi="Calibri" w:cs="Calibri"/>
                  <w:color w:val="000000"/>
                  <w:lang w:eastAsia="sv-SE"/>
                </w:rPr>
                <w:t>33</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299"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0B0DB7" w14:textId="77777777" w:rsidR="00772ED0" w:rsidRPr="00082B7D" w:rsidRDefault="00772ED0" w:rsidP="00491585">
            <w:pPr>
              <w:rPr>
                <w:ins w:id="1300"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301"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441A1593" w14:textId="77777777" w:rsidR="00772ED0" w:rsidRPr="00082B7D" w:rsidRDefault="00772ED0" w:rsidP="00491585">
            <w:pPr>
              <w:rPr>
                <w:ins w:id="1302" w:author="Erik Agrell" w:date="2015-12-13T21:36:00Z"/>
                <w:rFonts w:ascii="Calibri" w:hAnsi="Calibri" w:cs="Calibri"/>
                <w:color w:val="000000"/>
                <w:lang w:eastAsia="sv-SE"/>
              </w:rPr>
            </w:pPr>
            <w:ins w:id="1303" w:author="Erik Agrell" w:date="2015-12-13T21:36:00Z">
              <w:r w:rsidRPr="00082B7D">
                <w:rPr>
                  <w:rFonts w:ascii="Calibri" w:hAnsi="Calibri" w:cs="Calibri"/>
                  <w:color w:val="000000"/>
                  <w:lang w:eastAsia="sv-SE"/>
                </w:rPr>
                <w:t>DATA UT</w:t>
              </w:r>
            </w:ins>
          </w:p>
        </w:tc>
        <w:tc>
          <w:tcPr>
            <w:tcW w:w="509" w:type="dxa"/>
            <w:tcBorders>
              <w:top w:val="nil"/>
              <w:left w:val="nil"/>
              <w:bottom w:val="nil"/>
              <w:right w:val="nil"/>
            </w:tcBorders>
            <w:shd w:val="clear" w:color="auto" w:fill="auto"/>
            <w:noWrap/>
            <w:vAlign w:val="bottom"/>
            <w:hideMark/>
            <w:tcPrChange w:id="1304" w:author="Erik Agrell" w:date="2015-12-15T13:19:00Z">
              <w:tcPr>
                <w:tcW w:w="509" w:type="dxa"/>
                <w:tcBorders>
                  <w:top w:val="nil"/>
                  <w:left w:val="nil"/>
                  <w:bottom w:val="nil"/>
                  <w:right w:val="nil"/>
                </w:tcBorders>
                <w:shd w:val="clear" w:color="auto" w:fill="auto"/>
                <w:noWrap/>
                <w:vAlign w:val="bottom"/>
                <w:hideMark/>
              </w:tcPr>
            </w:tcPrChange>
          </w:tcPr>
          <w:p w14:paraId="37BA780D" w14:textId="77777777" w:rsidR="00772ED0" w:rsidRPr="00082B7D" w:rsidRDefault="00772ED0" w:rsidP="00491585">
            <w:pPr>
              <w:rPr>
                <w:ins w:id="1305" w:author="Erik Agrell" w:date="2015-12-13T21:36:00Z"/>
                <w:rFonts w:ascii="Calibri" w:hAnsi="Calibri" w:cs="Calibri"/>
                <w:color w:val="000000"/>
                <w:lang w:eastAsia="sv-SE"/>
              </w:rPr>
            </w:pPr>
            <w:ins w:id="1306" w:author="Erik Agrell" w:date="2015-12-13T21:36:00Z">
              <w:r w:rsidRPr="00082B7D">
                <w:rPr>
                  <w:rFonts w:ascii="Calibri" w:hAnsi="Calibri" w:cs="Calibri"/>
                  <w:color w:val="000000"/>
                  <w:lang w:eastAsia="sv-SE"/>
                </w:rPr>
                <w:t>34</w:t>
              </w:r>
            </w:ins>
          </w:p>
        </w:tc>
      </w:tr>
      <w:tr w:rsidR="00772ED0" w:rsidRPr="00082B7D" w14:paraId="560C0B4B" w14:textId="77777777" w:rsidTr="00491585">
        <w:trPr>
          <w:trHeight w:val="300"/>
          <w:jc w:val="center"/>
          <w:ins w:id="1307" w:author="Erik Agrell" w:date="2015-12-13T21:36:00Z"/>
          <w:trPrChange w:id="1308"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309" w:author="Erik Agrell" w:date="2015-12-15T13:19:00Z">
              <w:tcPr>
                <w:tcW w:w="960" w:type="dxa"/>
                <w:tcBorders>
                  <w:top w:val="nil"/>
                  <w:left w:val="nil"/>
                  <w:bottom w:val="nil"/>
                  <w:right w:val="nil"/>
                </w:tcBorders>
                <w:shd w:val="clear" w:color="auto" w:fill="auto"/>
                <w:noWrap/>
                <w:vAlign w:val="bottom"/>
                <w:hideMark/>
              </w:tcPr>
            </w:tcPrChange>
          </w:tcPr>
          <w:p w14:paraId="1646546D" w14:textId="77777777" w:rsidR="00772ED0" w:rsidRPr="00082B7D" w:rsidRDefault="00772ED0" w:rsidP="00491585">
            <w:pPr>
              <w:jc w:val="right"/>
              <w:rPr>
                <w:ins w:id="1310" w:author="Erik Agrell" w:date="2015-12-13T21:36:00Z"/>
                <w:rFonts w:ascii="Calibri" w:hAnsi="Calibri" w:cs="Calibri"/>
                <w:color w:val="000000"/>
                <w:lang w:eastAsia="sv-SE"/>
              </w:rPr>
            </w:pPr>
            <w:ins w:id="1311" w:author="Erik Agrell" w:date="2015-12-13T21:36:00Z">
              <w:r w:rsidRPr="00082B7D">
                <w:rPr>
                  <w:rFonts w:ascii="Calibri" w:hAnsi="Calibri" w:cs="Calibri"/>
                  <w:color w:val="000000"/>
                  <w:lang w:eastAsia="sv-SE"/>
                </w:rPr>
                <w:t>35</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312"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219B3D" w14:textId="77777777" w:rsidR="00772ED0" w:rsidRPr="00082B7D" w:rsidRDefault="00772ED0" w:rsidP="00491585">
            <w:pPr>
              <w:rPr>
                <w:ins w:id="1313"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314"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5B4D2B21" w14:textId="77777777" w:rsidR="00772ED0" w:rsidRPr="00082B7D" w:rsidRDefault="00772ED0" w:rsidP="00491585">
            <w:pPr>
              <w:rPr>
                <w:ins w:id="1315" w:author="Erik Agrell" w:date="2015-12-13T21:36:00Z"/>
                <w:rFonts w:ascii="Calibri" w:hAnsi="Calibri" w:cs="Calibri"/>
                <w:color w:val="000000"/>
                <w:lang w:eastAsia="sv-SE"/>
              </w:rPr>
            </w:pPr>
            <w:ins w:id="1316" w:author="Erik Agrell" w:date="2015-12-13T21:36:00Z">
              <w:r w:rsidRPr="00082B7D">
                <w:rPr>
                  <w:rFonts w:ascii="Calibri" w:hAnsi="Calibri" w:cs="Calibri"/>
                  <w:color w:val="000000"/>
                  <w:lang w:eastAsia="sv-SE"/>
                </w:rPr>
                <w:t>NCC</w:t>
              </w:r>
            </w:ins>
          </w:p>
        </w:tc>
        <w:tc>
          <w:tcPr>
            <w:tcW w:w="509" w:type="dxa"/>
            <w:tcBorders>
              <w:top w:val="nil"/>
              <w:left w:val="nil"/>
              <w:bottom w:val="nil"/>
              <w:right w:val="nil"/>
            </w:tcBorders>
            <w:shd w:val="clear" w:color="auto" w:fill="auto"/>
            <w:noWrap/>
            <w:vAlign w:val="bottom"/>
            <w:hideMark/>
            <w:tcPrChange w:id="1317" w:author="Erik Agrell" w:date="2015-12-15T13:19:00Z">
              <w:tcPr>
                <w:tcW w:w="509" w:type="dxa"/>
                <w:tcBorders>
                  <w:top w:val="nil"/>
                  <w:left w:val="nil"/>
                  <w:bottom w:val="nil"/>
                  <w:right w:val="nil"/>
                </w:tcBorders>
                <w:shd w:val="clear" w:color="auto" w:fill="auto"/>
                <w:noWrap/>
                <w:vAlign w:val="bottom"/>
                <w:hideMark/>
              </w:tcPr>
            </w:tcPrChange>
          </w:tcPr>
          <w:p w14:paraId="3A7C8521" w14:textId="77777777" w:rsidR="00772ED0" w:rsidRPr="00082B7D" w:rsidRDefault="00772ED0" w:rsidP="00491585">
            <w:pPr>
              <w:rPr>
                <w:ins w:id="1318" w:author="Erik Agrell" w:date="2015-12-13T21:36:00Z"/>
                <w:rFonts w:ascii="Calibri" w:hAnsi="Calibri" w:cs="Calibri"/>
                <w:color w:val="000000"/>
                <w:lang w:eastAsia="sv-SE"/>
              </w:rPr>
            </w:pPr>
            <w:ins w:id="1319" w:author="Erik Agrell" w:date="2015-12-13T21:36:00Z">
              <w:r w:rsidRPr="00082B7D">
                <w:rPr>
                  <w:rFonts w:ascii="Calibri" w:hAnsi="Calibri" w:cs="Calibri"/>
                  <w:color w:val="000000"/>
                  <w:lang w:eastAsia="sv-SE"/>
                </w:rPr>
                <w:t>36</w:t>
              </w:r>
            </w:ins>
          </w:p>
        </w:tc>
      </w:tr>
      <w:tr w:rsidR="00772ED0" w:rsidRPr="00082B7D" w14:paraId="2A5D2D2A" w14:textId="77777777" w:rsidTr="00491585">
        <w:trPr>
          <w:trHeight w:val="300"/>
          <w:jc w:val="center"/>
          <w:ins w:id="1320" w:author="Erik Agrell" w:date="2015-12-13T21:36:00Z"/>
          <w:trPrChange w:id="1321"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322" w:author="Erik Agrell" w:date="2015-12-15T13:19:00Z">
              <w:tcPr>
                <w:tcW w:w="960" w:type="dxa"/>
                <w:tcBorders>
                  <w:top w:val="nil"/>
                  <w:left w:val="nil"/>
                  <w:bottom w:val="nil"/>
                  <w:right w:val="nil"/>
                </w:tcBorders>
                <w:shd w:val="clear" w:color="auto" w:fill="auto"/>
                <w:noWrap/>
                <w:vAlign w:val="bottom"/>
                <w:hideMark/>
              </w:tcPr>
            </w:tcPrChange>
          </w:tcPr>
          <w:p w14:paraId="271A20F4" w14:textId="77777777" w:rsidR="00772ED0" w:rsidRPr="00082B7D" w:rsidRDefault="00772ED0" w:rsidP="00491585">
            <w:pPr>
              <w:jc w:val="right"/>
              <w:rPr>
                <w:ins w:id="1323" w:author="Erik Agrell" w:date="2015-12-13T21:36:00Z"/>
                <w:rFonts w:ascii="Calibri" w:hAnsi="Calibri" w:cs="Calibri"/>
                <w:color w:val="000000"/>
                <w:lang w:eastAsia="sv-SE"/>
              </w:rPr>
            </w:pPr>
            <w:ins w:id="1324" w:author="Erik Agrell" w:date="2015-12-13T21:36:00Z">
              <w:r w:rsidRPr="00082B7D">
                <w:rPr>
                  <w:rFonts w:ascii="Calibri" w:hAnsi="Calibri" w:cs="Calibri"/>
                  <w:color w:val="000000"/>
                  <w:lang w:eastAsia="sv-SE"/>
                </w:rPr>
                <w:t>37</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325"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06EE8EA" w14:textId="77777777" w:rsidR="00772ED0" w:rsidRPr="00082B7D" w:rsidRDefault="00772ED0" w:rsidP="00491585">
            <w:pPr>
              <w:rPr>
                <w:ins w:id="1326"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327"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29EA1C4C" w14:textId="77777777" w:rsidR="00772ED0" w:rsidRPr="00082B7D" w:rsidRDefault="00772ED0" w:rsidP="00491585">
            <w:pPr>
              <w:rPr>
                <w:ins w:id="1328" w:author="Erik Agrell" w:date="2015-12-13T21:36:00Z"/>
                <w:rFonts w:ascii="Calibri" w:hAnsi="Calibri" w:cs="Calibri"/>
                <w:color w:val="000000"/>
                <w:lang w:eastAsia="sv-SE"/>
              </w:rPr>
            </w:pPr>
            <w:ins w:id="1329" w:author="Erik Agrell" w:date="2015-12-13T21:36:00Z">
              <w:r>
                <w:rPr>
                  <w:rFonts w:ascii="Calibri" w:hAnsi="Calibri" w:cs="Calibri"/>
                  <w:color w:val="000000"/>
                  <w:lang w:eastAsia="sv-SE"/>
                </w:rPr>
                <w:t>NS</w:t>
              </w:r>
            </w:ins>
          </w:p>
        </w:tc>
        <w:tc>
          <w:tcPr>
            <w:tcW w:w="509" w:type="dxa"/>
            <w:tcBorders>
              <w:top w:val="nil"/>
              <w:left w:val="nil"/>
              <w:bottom w:val="nil"/>
              <w:right w:val="nil"/>
            </w:tcBorders>
            <w:shd w:val="clear" w:color="auto" w:fill="auto"/>
            <w:noWrap/>
            <w:vAlign w:val="bottom"/>
            <w:hideMark/>
            <w:tcPrChange w:id="1330" w:author="Erik Agrell" w:date="2015-12-15T13:19:00Z">
              <w:tcPr>
                <w:tcW w:w="509" w:type="dxa"/>
                <w:tcBorders>
                  <w:top w:val="nil"/>
                  <w:left w:val="nil"/>
                  <w:bottom w:val="nil"/>
                  <w:right w:val="nil"/>
                </w:tcBorders>
                <w:shd w:val="clear" w:color="auto" w:fill="auto"/>
                <w:noWrap/>
                <w:vAlign w:val="bottom"/>
                <w:hideMark/>
              </w:tcPr>
            </w:tcPrChange>
          </w:tcPr>
          <w:p w14:paraId="154C476F" w14:textId="77777777" w:rsidR="00772ED0" w:rsidRPr="00082B7D" w:rsidRDefault="00772ED0" w:rsidP="00491585">
            <w:pPr>
              <w:rPr>
                <w:ins w:id="1331" w:author="Erik Agrell" w:date="2015-12-13T21:36:00Z"/>
                <w:rFonts w:ascii="Calibri" w:hAnsi="Calibri" w:cs="Calibri"/>
                <w:color w:val="000000"/>
                <w:lang w:eastAsia="sv-SE"/>
              </w:rPr>
            </w:pPr>
            <w:ins w:id="1332" w:author="Erik Agrell" w:date="2015-12-13T21:36:00Z">
              <w:r w:rsidRPr="00082B7D">
                <w:rPr>
                  <w:rFonts w:ascii="Calibri" w:hAnsi="Calibri" w:cs="Calibri"/>
                  <w:color w:val="000000"/>
                  <w:lang w:eastAsia="sv-SE"/>
                </w:rPr>
                <w:t>38</w:t>
              </w:r>
            </w:ins>
          </w:p>
        </w:tc>
      </w:tr>
      <w:tr w:rsidR="00772ED0" w:rsidRPr="00082B7D" w14:paraId="7BE8FE59" w14:textId="77777777" w:rsidTr="00491585">
        <w:trPr>
          <w:trHeight w:val="300"/>
          <w:jc w:val="center"/>
          <w:ins w:id="1333" w:author="Erik Agrell" w:date="2015-12-13T21:36:00Z"/>
          <w:trPrChange w:id="1334" w:author="Erik Agrell" w:date="2015-12-15T13:19:00Z">
            <w:trPr>
              <w:trHeight w:val="300"/>
            </w:trPr>
          </w:trPrChange>
        </w:trPr>
        <w:tc>
          <w:tcPr>
            <w:tcW w:w="960" w:type="dxa"/>
            <w:tcBorders>
              <w:top w:val="nil"/>
              <w:left w:val="nil"/>
              <w:bottom w:val="nil"/>
              <w:right w:val="nil"/>
            </w:tcBorders>
            <w:shd w:val="clear" w:color="auto" w:fill="auto"/>
            <w:noWrap/>
            <w:vAlign w:val="bottom"/>
            <w:hideMark/>
            <w:tcPrChange w:id="1335" w:author="Erik Agrell" w:date="2015-12-15T13:19:00Z">
              <w:tcPr>
                <w:tcW w:w="960" w:type="dxa"/>
                <w:tcBorders>
                  <w:top w:val="nil"/>
                  <w:left w:val="nil"/>
                  <w:bottom w:val="nil"/>
                  <w:right w:val="nil"/>
                </w:tcBorders>
                <w:shd w:val="clear" w:color="auto" w:fill="auto"/>
                <w:noWrap/>
                <w:vAlign w:val="bottom"/>
                <w:hideMark/>
              </w:tcPr>
            </w:tcPrChange>
          </w:tcPr>
          <w:p w14:paraId="539A74CE" w14:textId="77777777" w:rsidR="00772ED0" w:rsidRPr="00082B7D" w:rsidRDefault="00772ED0" w:rsidP="00491585">
            <w:pPr>
              <w:jc w:val="right"/>
              <w:rPr>
                <w:ins w:id="1336" w:author="Erik Agrell" w:date="2015-12-13T21:36:00Z"/>
                <w:rFonts w:ascii="Calibri" w:hAnsi="Calibri" w:cs="Calibri"/>
                <w:color w:val="000000"/>
                <w:lang w:eastAsia="sv-SE"/>
              </w:rPr>
            </w:pPr>
            <w:ins w:id="1337" w:author="Erik Agrell" w:date="2015-12-13T21:36:00Z">
              <w:r w:rsidRPr="00082B7D">
                <w:rPr>
                  <w:rFonts w:ascii="Calibri" w:hAnsi="Calibri" w:cs="Calibri"/>
                  <w:color w:val="000000"/>
                  <w:lang w:eastAsia="sv-SE"/>
                </w:rPr>
                <w:t>39</w:t>
              </w:r>
            </w:ins>
          </w:p>
        </w:tc>
        <w:tc>
          <w:tcPr>
            <w:tcW w:w="1182" w:type="dxa"/>
            <w:tcBorders>
              <w:top w:val="nil"/>
              <w:left w:val="single" w:sz="4" w:space="0" w:color="auto"/>
              <w:bottom w:val="single" w:sz="4" w:space="0" w:color="auto"/>
              <w:right w:val="single" w:sz="4" w:space="0" w:color="auto"/>
            </w:tcBorders>
            <w:shd w:val="clear" w:color="auto" w:fill="auto"/>
            <w:noWrap/>
            <w:vAlign w:val="bottom"/>
            <w:hideMark/>
            <w:tcPrChange w:id="1338" w:author="Erik Agrell" w:date="2015-12-15T13:19:00Z">
              <w:tcPr>
                <w:tcW w:w="118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77FE6CA" w14:textId="77777777" w:rsidR="00772ED0" w:rsidRPr="00082B7D" w:rsidRDefault="00772ED0" w:rsidP="00491585">
            <w:pPr>
              <w:rPr>
                <w:ins w:id="1339" w:author="Erik Agrell" w:date="2015-12-13T21:36:00Z"/>
                <w:rFonts w:ascii="Calibri" w:hAnsi="Calibri" w:cs="Calibri"/>
                <w:color w:val="000000"/>
                <w:lang w:eastAsia="sv-SE"/>
              </w:rPr>
            </w:pPr>
          </w:p>
        </w:tc>
        <w:tc>
          <w:tcPr>
            <w:tcW w:w="1275" w:type="dxa"/>
            <w:tcBorders>
              <w:top w:val="nil"/>
              <w:left w:val="nil"/>
              <w:bottom w:val="single" w:sz="4" w:space="0" w:color="auto"/>
              <w:right w:val="single" w:sz="4" w:space="0" w:color="auto"/>
            </w:tcBorders>
            <w:shd w:val="clear" w:color="auto" w:fill="auto"/>
            <w:noWrap/>
            <w:vAlign w:val="bottom"/>
            <w:hideMark/>
            <w:tcPrChange w:id="1340" w:author="Erik Agrell" w:date="2015-12-15T13:19:00Z">
              <w:tcPr>
                <w:tcW w:w="1275" w:type="dxa"/>
                <w:tcBorders>
                  <w:top w:val="nil"/>
                  <w:left w:val="nil"/>
                  <w:bottom w:val="single" w:sz="4" w:space="0" w:color="auto"/>
                  <w:right w:val="single" w:sz="4" w:space="0" w:color="auto"/>
                </w:tcBorders>
                <w:shd w:val="clear" w:color="auto" w:fill="auto"/>
                <w:noWrap/>
                <w:vAlign w:val="bottom"/>
                <w:hideMark/>
              </w:tcPr>
            </w:tcPrChange>
          </w:tcPr>
          <w:p w14:paraId="30C5B910" w14:textId="77777777" w:rsidR="00772ED0" w:rsidRPr="00082B7D" w:rsidRDefault="00772ED0" w:rsidP="00491585">
            <w:pPr>
              <w:rPr>
                <w:ins w:id="1341" w:author="Erik Agrell" w:date="2015-12-13T21:36:00Z"/>
                <w:rFonts w:ascii="Calibri" w:hAnsi="Calibri" w:cs="Calibri"/>
                <w:color w:val="000000"/>
                <w:lang w:eastAsia="sv-SE"/>
              </w:rPr>
            </w:pPr>
            <w:ins w:id="1342" w:author="Erik Agrell" w:date="2015-12-13T21:36:00Z">
              <w:r w:rsidRPr="00AE4176">
                <w:rPr>
                  <w:rFonts w:ascii="Calibri" w:hAnsi="Calibri" w:cs="Calibri"/>
                  <w:color w:val="000000"/>
                  <w:lang w:eastAsia="sv-SE"/>
                </w:rPr>
                <w:t>D0</w:t>
              </w:r>
            </w:ins>
          </w:p>
        </w:tc>
        <w:tc>
          <w:tcPr>
            <w:tcW w:w="509" w:type="dxa"/>
            <w:tcBorders>
              <w:top w:val="nil"/>
              <w:left w:val="nil"/>
              <w:bottom w:val="nil"/>
              <w:right w:val="nil"/>
            </w:tcBorders>
            <w:shd w:val="clear" w:color="auto" w:fill="auto"/>
            <w:noWrap/>
            <w:vAlign w:val="bottom"/>
            <w:hideMark/>
            <w:tcPrChange w:id="1343" w:author="Erik Agrell" w:date="2015-12-15T13:19:00Z">
              <w:tcPr>
                <w:tcW w:w="509" w:type="dxa"/>
                <w:tcBorders>
                  <w:top w:val="nil"/>
                  <w:left w:val="nil"/>
                  <w:bottom w:val="nil"/>
                  <w:right w:val="nil"/>
                </w:tcBorders>
                <w:shd w:val="clear" w:color="auto" w:fill="auto"/>
                <w:noWrap/>
                <w:vAlign w:val="bottom"/>
                <w:hideMark/>
              </w:tcPr>
            </w:tcPrChange>
          </w:tcPr>
          <w:p w14:paraId="2C5960F2" w14:textId="77777777" w:rsidR="00772ED0" w:rsidRPr="00082B7D" w:rsidRDefault="00772ED0" w:rsidP="00491585">
            <w:pPr>
              <w:rPr>
                <w:ins w:id="1344" w:author="Erik Agrell" w:date="2015-12-13T21:36:00Z"/>
                <w:rFonts w:ascii="Calibri" w:hAnsi="Calibri" w:cs="Calibri"/>
                <w:color w:val="000000"/>
                <w:lang w:eastAsia="sv-SE"/>
              </w:rPr>
            </w:pPr>
            <w:ins w:id="1345" w:author="Erik Agrell" w:date="2015-12-13T21:36:00Z">
              <w:r w:rsidRPr="00082B7D">
                <w:rPr>
                  <w:rFonts w:ascii="Calibri" w:hAnsi="Calibri" w:cs="Calibri"/>
                  <w:color w:val="000000"/>
                  <w:lang w:eastAsia="sv-SE"/>
                </w:rPr>
                <w:t>40</w:t>
              </w:r>
            </w:ins>
          </w:p>
        </w:tc>
      </w:tr>
    </w:tbl>
    <w:p w14:paraId="3472A5C0" w14:textId="10FCFCF8" w:rsidR="00772ED0" w:rsidRDefault="00772ED0" w:rsidP="00772ED0">
      <w:pPr>
        <w:rPr>
          <w:ins w:id="1346" w:author="Erik Agrell" w:date="2015-12-13T21:36:00Z"/>
        </w:rPr>
      </w:pPr>
      <w:ins w:id="1347" w:author="Erik Agrell" w:date="2015-12-13T21:38:00Z">
        <w:r>
          <w:br w:type="textWrapping" w:clear="all"/>
        </w:r>
      </w:ins>
    </w:p>
    <w:p w14:paraId="2098288E" w14:textId="77777777" w:rsidR="00772ED0" w:rsidRPr="00443A0B" w:rsidRDefault="00772ED0" w:rsidP="00443A0B">
      <w:pPr>
        <w:tabs>
          <w:tab w:val="left" w:pos="5900"/>
        </w:tabs>
      </w:pPr>
    </w:p>
    <w:sectPr w:rsidR="00772ED0" w:rsidRPr="00443A0B" w:rsidSect="005E529C">
      <w:headerReference w:type="even" r:id="rId71"/>
      <w:footerReference w:type="even" r:id="rId72"/>
      <w:footerReference w:type="default" r:id="rId73"/>
      <w:headerReference w:type="first" r:id="rId74"/>
      <w:footnotePr>
        <w:numFmt w:val="lowerRoman"/>
      </w:footnotePr>
      <w:endnotePr>
        <w:numFmt w:val="decimal"/>
      </w:endnotePr>
      <w:pgSz w:w="11907" w:h="16840" w:code="9"/>
      <w:pgMar w:top="851" w:right="1134" w:bottom="851" w:left="1134" w:header="737" w:footer="737"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4" w:author="liyan" w:date="2015-11-16T11:11:00Z" w:initials="l">
    <w:p w14:paraId="4AF32500" w14:textId="77777777" w:rsidR="00D107F5" w:rsidRPr="000408EE" w:rsidRDefault="00D107F5" w:rsidP="007138DD">
      <w:pPr>
        <w:pStyle w:val="CommentText"/>
        <w:rPr>
          <w:lang w:val="en-US"/>
        </w:rPr>
      </w:pPr>
      <w:r>
        <w:rPr>
          <w:rStyle w:val="CommentReference"/>
        </w:rPr>
        <w:annotationRef/>
      </w:r>
      <w:r w:rsidRPr="000408EE">
        <w:rPr>
          <w:lang w:val="en-US"/>
        </w:rPr>
        <w:t>Simulation results seems not necessary, and even code is not very useful.</w:t>
      </w:r>
    </w:p>
    <w:p w14:paraId="202C30D4" w14:textId="4BEB1B6D" w:rsidR="00D107F5" w:rsidRPr="007138DD" w:rsidRDefault="00D107F5">
      <w:pPr>
        <w:pStyle w:val="CommentText"/>
        <w:rPr>
          <w:lang w:val="en-US"/>
        </w:rPr>
      </w:pPr>
      <w:r>
        <w:rPr>
          <w:lang w:val="en-US"/>
        </w:rPr>
        <w:t>Because when we are in the lab, we will have already checked students’ code, and if the code is not working, we will help them fix it.</w:t>
      </w:r>
    </w:p>
  </w:comment>
  <w:comment w:id="257" w:author="Erik Agrell" w:date="2015-12-13T21:51:00Z" w:initials="EA">
    <w:p w14:paraId="75FAC1BC" w14:textId="7988EE71" w:rsidR="00D107F5" w:rsidRDefault="00D107F5">
      <w:pPr>
        <w:pStyle w:val="CommentText"/>
      </w:pPr>
      <w:r>
        <w:rPr>
          <w:rStyle w:val="CommentReference"/>
        </w:rPr>
        <w:annotationRef/>
      </w:r>
      <w:proofErr w:type="spellStart"/>
      <w:r>
        <w:t>Reduce</w:t>
      </w:r>
      <w:proofErr w:type="spellEnd"/>
      <w:r>
        <w:t xml:space="preserve"> the </w:t>
      </w:r>
      <w:proofErr w:type="spellStart"/>
      <w:r>
        <w:t>figure</w:t>
      </w:r>
      <w:proofErr w:type="spellEnd"/>
      <w:r>
        <w:t xml:space="preserve"> </w:t>
      </w:r>
      <w:proofErr w:type="spellStart"/>
      <w:r>
        <w:t>height</w:t>
      </w:r>
      <w:proofErr w:type="spellEnd"/>
      <w:r>
        <w:t xml:space="preserve"> </w:t>
      </w:r>
      <w:proofErr w:type="spellStart"/>
      <w:r>
        <w:t>much</w:t>
      </w:r>
      <w:proofErr w:type="spellEnd"/>
      <w:r>
        <w:t xml:space="preserve">. </w:t>
      </w:r>
      <w:proofErr w:type="spellStart"/>
      <w:r>
        <w:t>Increase</w:t>
      </w:r>
      <w:proofErr w:type="spellEnd"/>
      <w:r>
        <w:t xml:space="preserve"> font </w:t>
      </w:r>
      <w:proofErr w:type="spellStart"/>
      <w:r>
        <w:t>size</w:t>
      </w:r>
      <w:proofErr w:type="spellEnd"/>
    </w:p>
  </w:comment>
  <w:comment w:id="274" w:author="Erik Agrell" w:date="2015-12-13T20:32:00Z" w:initials="EA">
    <w:p w14:paraId="62C11A3A" w14:textId="5C6C73F0" w:rsidR="00D107F5" w:rsidRDefault="00D107F5">
      <w:pPr>
        <w:pStyle w:val="CommentText"/>
      </w:pPr>
      <w:r>
        <w:rPr>
          <w:rStyle w:val="CommentReference"/>
        </w:rPr>
        <w:annotationRef/>
      </w:r>
      <w:r>
        <w:t xml:space="preserve">CBC: </w:t>
      </w:r>
      <w:r>
        <w:rPr>
          <w:rFonts w:ascii="Calibri" w:hAnsi="Calibri" w:cs="Calibri"/>
          <w:sz w:val="28"/>
          <w:szCs w:val="28"/>
          <w:lang w:val="en-US" w:eastAsia="sv-SE"/>
        </w:rPr>
        <w:t>Prep 3.4 looks good now. One comment: there are two delays involved, one from the OP and one from the comparator. Should we ask the students to study (done in  lab 2) just the delay induced by the OP first, and then look at the total delay and draw some conclusions?</w:t>
      </w:r>
    </w:p>
  </w:comment>
  <w:comment w:id="315" w:author="Erik Agrell" w:date="2015-12-13T21:58:00Z" w:initials="EA">
    <w:p w14:paraId="2263C1F8" w14:textId="60661675" w:rsidR="00D107F5" w:rsidRDefault="00D107F5">
      <w:pPr>
        <w:pStyle w:val="CommentText"/>
      </w:pPr>
      <w:r>
        <w:rPr>
          <w:rStyle w:val="CommentReference"/>
        </w:rPr>
        <w:annotationRef/>
      </w:r>
      <w:r>
        <w:t xml:space="preserve">To be </w:t>
      </w:r>
      <w:proofErr w:type="spellStart"/>
      <w:r>
        <w:t>modified</w:t>
      </w:r>
      <w:proofErr w:type="spellEnd"/>
      <w:r>
        <w:t xml:space="preserve"> </w:t>
      </w:r>
      <w:proofErr w:type="spellStart"/>
      <w:r>
        <w:t>using</w:t>
      </w:r>
      <w:proofErr w:type="spellEnd"/>
      <w:r>
        <w:t xml:space="preserve"> an ”</w:t>
      </w:r>
      <w:proofErr w:type="spellStart"/>
      <w:r>
        <w:t>enable</w:t>
      </w:r>
      <w:proofErr w:type="spellEnd"/>
      <w:r>
        <w:t>” signal</w:t>
      </w:r>
    </w:p>
  </w:comment>
  <w:comment w:id="464" w:author="Erik Agrell" w:date="2015-12-13T21:26:00Z" w:initials="EA">
    <w:p w14:paraId="47E026A9" w14:textId="697CD808" w:rsidR="00D107F5" w:rsidRDefault="00D107F5">
      <w:pPr>
        <w:pStyle w:val="CommentText"/>
      </w:pPr>
      <w:r>
        <w:rPr>
          <w:rStyle w:val="CommentReference"/>
        </w:rPr>
        <w:annotationRef/>
      </w:r>
      <w:proofErr w:type="spellStart"/>
      <w:r>
        <w:t>Replace</w:t>
      </w:r>
      <w:proofErr w:type="spellEnd"/>
      <w:r>
        <w:t xml:space="preserve"> </w:t>
      </w:r>
      <w:proofErr w:type="spellStart"/>
      <w:r w:rsidRPr="00E4702C">
        <w:rPr>
          <w:i/>
        </w:rPr>
        <w:t>V</w:t>
      </w:r>
      <w:r w:rsidRPr="00E4702C">
        <w:rPr>
          <w:vertAlign w:val="subscript"/>
        </w:rPr>
        <w:t>o</w:t>
      </w:r>
      <w:proofErr w:type="spellEnd"/>
      <w:r>
        <w:t xml:space="preserve"> </w:t>
      </w:r>
      <w:proofErr w:type="spellStart"/>
      <w:r>
        <w:t>with</w:t>
      </w:r>
      <w:proofErr w:type="spellEnd"/>
      <w:r>
        <w:t xml:space="preserve"> </w:t>
      </w:r>
      <w:r w:rsidRPr="00E4702C">
        <w:rPr>
          <w:i/>
        </w:rPr>
        <w:t>V</w:t>
      </w:r>
      <w:r w:rsidRPr="00E4702C">
        <w:rPr>
          <w:vertAlign w:val="subscript"/>
        </w:rPr>
        <w:t>DA</w:t>
      </w:r>
    </w:p>
  </w:comment>
  <w:comment w:id="508" w:author="Li Yan" w:date="2015-10-31T12:21:00Z" w:initials="LY">
    <w:p w14:paraId="2647B451" w14:textId="65DCA484" w:rsidR="00D107F5" w:rsidRPr="00294E6E" w:rsidRDefault="00D107F5">
      <w:pPr>
        <w:pStyle w:val="CommentText"/>
        <w:rPr>
          <w:lang w:val="en-US"/>
        </w:rPr>
      </w:pPr>
      <w:r>
        <w:rPr>
          <w:rStyle w:val="CommentReference"/>
        </w:rPr>
        <w:annotationRef/>
      </w:r>
      <w:r w:rsidRPr="00294E6E">
        <w:rPr>
          <w:lang w:val="en-US"/>
        </w:rPr>
        <w:t xml:space="preserve">€ is not in </w:t>
      </w:r>
      <w:proofErr w:type="spellStart"/>
      <w:r w:rsidRPr="00294E6E">
        <w:rPr>
          <w:lang w:val="en-US"/>
        </w:rPr>
        <w:t>ascii</w:t>
      </w:r>
      <w:proofErr w:type="spellEnd"/>
      <w:r w:rsidRPr="00294E6E">
        <w:rPr>
          <w:lang w:val="en-US"/>
        </w:rPr>
        <w:t xml:space="preserve"> table?</w:t>
      </w:r>
    </w:p>
  </w:comment>
  <w:comment w:id="521" w:author="liyan" w:date="2015-11-16T15:28:00Z" w:initials="l">
    <w:p w14:paraId="15CE8265" w14:textId="2CA14A4C" w:rsidR="00D107F5" w:rsidRDefault="00D107F5">
      <w:pPr>
        <w:pStyle w:val="CommentText"/>
      </w:pPr>
      <w:r>
        <w:rPr>
          <w:rStyle w:val="CommentReference"/>
        </w:rPr>
        <w:annotationRef/>
      </w:r>
      <w:r>
        <w:t xml:space="preserve">Does </w:t>
      </w:r>
      <w:proofErr w:type="spellStart"/>
      <w:r>
        <w:t>this</w:t>
      </w:r>
      <w:proofErr w:type="spellEnd"/>
      <w:r>
        <w:t xml:space="preserve"> </w:t>
      </w:r>
      <w:proofErr w:type="spellStart"/>
      <w:r>
        <w:t>mean</w:t>
      </w:r>
      <w:proofErr w:type="spellEnd"/>
      <w:r>
        <w:t xml:space="preserve"> the </w:t>
      </w:r>
      <w:proofErr w:type="spellStart"/>
      <w:r>
        <w:t>tables</w:t>
      </w:r>
      <w:proofErr w:type="spellEnd"/>
      <w:r>
        <w:t>?</w:t>
      </w:r>
    </w:p>
  </w:comment>
  <w:comment w:id="914" w:author="Erik Agrell" w:date="2015-12-13T21:41:00Z" w:initials="EA">
    <w:p w14:paraId="4A8289A2" w14:textId="1FA1F4C5" w:rsidR="00D107F5" w:rsidRDefault="00D107F5">
      <w:pPr>
        <w:pStyle w:val="CommentText"/>
      </w:pPr>
      <w:r>
        <w:rPr>
          <w:rStyle w:val="CommentReference"/>
        </w:rPr>
        <w:annotationRef/>
      </w:r>
      <w:proofErr w:type="spellStart"/>
      <w:r>
        <w:t>Revise</w:t>
      </w:r>
      <w:proofErr w:type="spellEnd"/>
      <w:r>
        <w:t xml:space="preserve"> </w:t>
      </w:r>
      <w:proofErr w:type="spellStart"/>
      <w:r>
        <w:t>this</w:t>
      </w:r>
      <w:proofErr w:type="spellEnd"/>
      <w:r>
        <w:t xml:space="preserve"> </w:t>
      </w:r>
      <w:proofErr w:type="spellStart"/>
      <w:r>
        <w:t>column</w:t>
      </w:r>
      <w:proofErr w:type="spellEnd"/>
      <w:r>
        <w:t xml:space="preserve"> and the </w:t>
      </w:r>
      <w:proofErr w:type="spellStart"/>
      <w:r>
        <w:t>next</w:t>
      </w:r>
      <w:proofErr w:type="spellEnd"/>
      <w:r>
        <w:t xml:space="preserve"> table to match the notation in the </w:t>
      </w:r>
      <w:proofErr w:type="spellStart"/>
      <w:r>
        <w:t>lab</w:t>
      </w:r>
      <w:proofErr w:type="spellEnd"/>
      <w:r>
        <w:t xml:space="preserve"> memo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54EE71" w15:done="0"/>
  <w15:commentEx w15:paraId="792ACA16" w15:done="0"/>
  <w15:commentEx w15:paraId="202C30D4" w15:done="0"/>
  <w15:commentEx w15:paraId="1F6587BB" w15:done="0"/>
  <w15:commentEx w15:paraId="75FAC1BC" w15:done="0"/>
  <w15:commentEx w15:paraId="62C11A3A" w15:done="0"/>
  <w15:commentEx w15:paraId="2263C1F8" w15:done="0"/>
  <w15:commentEx w15:paraId="47E026A9" w15:done="0"/>
  <w15:commentEx w15:paraId="2647B451" w15:done="0"/>
  <w15:commentEx w15:paraId="15CE8265" w15:done="0"/>
  <w15:commentEx w15:paraId="4A8289A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20D1B5" w14:textId="77777777" w:rsidR="00D107F5" w:rsidRDefault="00D107F5">
      <w:r>
        <w:separator/>
      </w:r>
    </w:p>
  </w:endnote>
  <w:endnote w:type="continuationSeparator" w:id="0">
    <w:p w14:paraId="7ECA05B9" w14:textId="77777777" w:rsidR="00D107F5" w:rsidRDefault="00D10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2EFE3" w14:textId="77777777" w:rsidR="00D107F5" w:rsidRDefault="00D107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49A517" w14:textId="77777777" w:rsidR="00D107F5" w:rsidRDefault="00D107F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59113" w14:textId="4510DE68" w:rsidR="00D107F5" w:rsidRDefault="00D107F5" w:rsidP="005E529C">
    <w:pPr>
      <w:pStyle w:val="Footer"/>
      <w:jc w:val="center"/>
    </w:pPr>
    <w:r>
      <w:rPr>
        <w:rStyle w:val="PageNumber"/>
      </w:rPr>
      <w:fldChar w:fldCharType="begin"/>
    </w:r>
    <w:r>
      <w:rPr>
        <w:rStyle w:val="PageNumber"/>
      </w:rPr>
      <w:instrText xml:space="preserve">PAGE  </w:instrText>
    </w:r>
    <w:r>
      <w:rPr>
        <w:rStyle w:val="PageNumber"/>
      </w:rPr>
      <w:fldChar w:fldCharType="separate"/>
    </w:r>
    <w:r w:rsidR="00491585">
      <w:rPr>
        <w:rStyle w:val="PageNumber"/>
        <w:noProof/>
      </w:rPr>
      <w:t>34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12D643" w14:textId="77777777" w:rsidR="00D107F5" w:rsidRDefault="00D107F5">
      <w:r>
        <w:separator/>
      </w:r>
    </w:p>
  </w:footnote>
  <w:footnote w:type="continuationSeparator" w:id="0">
    <w:p w14:paraId="6EBF937C" w14:textId="77777777" w:rsidR="00D107F5" w:rsidRDefault="00D107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99590" w14:textId="77777777" w:rsidR="00D107F5" w:rsidRDefault="00D107F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60B8D94" w14:textId="77777777" w:rsidR="00D107F5" w:rsidRDefault="00D107F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1C878" w14:textId="77777777" w:rsidR="00D107F5" w:rsidRDefault="00D107F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E645FB1" w14:textId="77777777" w:rsidR="00D107F5" w:rsidRDefault="00D107F5">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7259AE"/>
    <w:lvl w:ilvl="0">
      <w:start w:val="1"/>
      <w:numFmt w:val="decimal"/>
      <w:lvlText w:val="%1."/>
      <w:lvlJc w:val="left"/>
      <w:pPr>
        <w:tabs>
          <w:tab w:val="num" w:pos="1492"/>
        </w:tabs>
        <w:ind w:left="1492" w:hanging="360"/>
      </w:pPr>
    </w:lvl>
  </w:abstractNum>
  <w:abstractNum w:abstractNumId="1">
    <w:nsid w:val="FFFFFF7D"/>
    <w:multiLevelType w:val="singleLevel"/>
    <w:tmpl w:val="580E9468"/>
    <w:lvl w:ilvl="0">
      <w:start w:val="1"/>
      <w:numFmt w:val="decimal"/>
      <w:lvlText w:val="%1."/>
      <w:lvlJc w:val="left"/>
      <w:pPr>
        <w:tabs>
          <w:tab w:val="num" w:pos="1209"/>
        </w:tabs>
        <w:ind w:left="1209" w:hanging="360"/>
      </w:pPr>
    </w:lvl>
  </w:abstractNum>
  <w:abstractNum w:abstractNumId="2">
    <w:nsid w:val="FFFFFF7E"/>
    <w:multiLevelType w:val="singleLevel"/>
    <w:tmpl w:val="41BEA24A"/>
    <w:lvl w:ilvl="0">
      <w:start w:val="1"/>
      <w:numFmt w:val="decimal"/>
      <w:lvlText w:val="%1."/>
      <w:lvlJc w:val="left"/>
      <w:pPr>
        <w:tabs>
          <w:tab w:val="num" w:pos="926"/>
        </w:tabs>
        <w:ind w:left="926" w:hanging="360"/>
      </w:pPr>
    </w:lvl>
  </w:abstractNum>
  <w:abstractNum w:abstractNumId="3">
    <w:nsid w:val="FFFFFF7F"/>
    <w:multiLevelType w:val="singleLevel"/>
    <w:tmpl w:val="2E141216"/>
    <w:lvl w:ilvl="0">
      <w:start w:val="1"/>
      <w:numFmt w:val="decimal"/>
      <w:lvlText w:val="%1."/>
      <w:lvlJc w:val="left"/>
      <w:pPr>
        <w:tabs>
          <w:tab w:val="num" w:pos="643"/>
        </w:tabs>
        <w:ind w:left="643" w:hanging="360"/>
      </w:pPr>
    </w:lvl>
  </w:abstractNum>
  <w:abstractNum w:abstractNumId="4">
    <w:nsid w:val="FFFFFF80"/>
    <w:multiLevelType w:val="singleLevel"/>
    <w:tmpl w:val="7C2035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112102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22ECB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5C9E6D62"/>
    <w:lvl w:ilvl="0">
      <w:start w:val="1"/>
      <w:numFmt w:val="bullet"/>
      <w:lvlText w:val=""/>
      <w:lvlJc w:val="left"/>
      <w:pPr>
        <w:tabs>
          <w:tab w:val="num" w:pos="643"/>
        </w:tabs>
        <w:ind w:left="643" w:hanging="360"/>
      </w:pPr>
      <w:rPr>
        <w:rFonts w:ascii="Symbol" w:hAnsi="Symbol" w:hint="default"/>
      </w:rPr>
    </w:lvl>
  </w:abstractNum>
  <w:abstractNum w:abstractNumId="8">
    <w:nsid w:val="07921C78"/>
    <w:multiLevelType w:val="hybridMultilevel"/>
    <w:tmpl w:val="ACC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0A00A6"/>
    <w:multiLevelType w:val="hybridMultilevel"/>
    <w:tmpl w:val="3A787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0B44B5"/>
    <w:multiLevelType w:val="hybridMultilevel"/>
    <w:tmpl w:val="3D1A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8C0A3B"/>
    <w:multiLevelType w:val="hybridMultilevel"/>
    <w:tmpl w:val="AD30A036"/>
    <w:lvl w:ilvl="0" w:tplc="083C27C8">
      <w:start w:val="1"/>
      <w:numFmt w:val="decimal"/>
      <w:lvlText w:val="%1."/>
      <w:lvlJc w:val="left"/>
      <w:pPr>
        <w:tabs>
          <w:tab w:val="num" w:pos="927"/>
        </w:tabs>
        <w:ind w:left="927" w:hanging="360"/>
      </w:pPr>
      <w:rPr>
        <w:rFonts w:hint="default"/>
      </w:rPr>
    </w:lvl>
    <w:lvl w:ilvl="1" w:tplc="041D0019">
      <w:start w:val="1"/>
      <w:numFmt w:val="lowerLetter"/>
      <w:lvlText w:val="%2."/>
      <w:lvlJc w:val="left"/>
      <w:pPr>
        <w:tabs>
          <w:tab w:val="num" w:pos="1647"/>
        </w:tabs>
        <w:ind w:left="1647" w:hanging="360"/>
      </w:pPr>
    </w:lvl>
    <w:lvl w:ilvl="2" w:tplc="041D001B" w:tentative="1">
      <w:start w:val="1"/>
      <w:numFmt w:val="lowerRoman"/>
      <w:lvlText w:val="%3."/>
      <w:lvlJc w:val="right"/>
      <w:pPr>
        <w:tabs>
          <w:tab w:val="num" w:pos="2367"/>
        </w:tabs>
        <w:ind w:left="2367" w:hanging="180"/>
      </w:pPr>
    </w:lvl>
    <w:lvl w:ilvl="3" w:tplc="041D000F" w:tentative="1">
      <w:start w:val="1"/>
      <w:numFmt w:val="decimal"/>
      <w:lvlText w:val="%4."/>
      <w:lvlJc w:val="left"/>
      <w:pPr>
        <w:tabs>
          <w:tab w:val="num" w:pos="3087"/>
        </w:tabs>
        <w:ind w:left="3087" w:hanging="360"/>
      </w:pPr>
    </w:lvl>
    <w:lvl w:ilvl="4" w:tplc="041D0019" w:tentative="1">
      <w:start w:val="1"/>
      <w:numFmt w:val="lowerLetter"/>
      <w:lvlText w:val="%5."/>
      <w:lvlJc w:val="left"/>
      <w:pPr>
        <w:tabs>
          <w:tab w:val="num" w:pos="3807"/>
        </w:tabs>
        <w:ind w:left="3807" w:hanging="360"/>
      </w:pPr>
    </w:lvl>
    <w:lvl w:ilvl="5" w:tplc="041D001B" w:tentative="1">
      <w:start w:val="1"/>
      <w:numFmt w:val="lowerRoman"/>
      <w:lvlText w:val="%6."/>
      <w:lvlJc w:val="right"/>
      <w:pPr>
        <w:tabs>
          <w:tab w:val="num" w:pos="4527"/>
        </w:tabs>
        <w:ind w:left="4527" w:hanging="180"/>
      </w:pPr>
    </w:lvl>
    <w:lvl w:ilvl="6" w:tplc="041D000F" w:tentative="1">
      <w:start w:val="1"/>
      <w:numFmt w:val="decimal"/>
      <w:lvlText w:val="%7."/>
      <w:lvlJc w:val="left"/>
      <w:pPr>
        <w:tabs>
          <w:tab w:val="num" w:pos="5247"/>
        </w:tabs>
        <w:ind w:left="5247" w:hanging="360"/>
      </w:pPr>
    </w:lvl>
    <w:lvl w:ilvl="7" w:tplc="041D0019" w:tentative="1">
      <w:start w:val="1"/>
      <w:numFmt w:val="lowerLetter"/>
      <w:lvlText w:val="%8."/>
      <w:lvlJc w:val="left"/>
      <w:pPr>
        <w:tabs>
          <w:tab w:val="num" w:pos="5967"/>
        </w:tabs>
        <w:ind w:left="5967" w:hanging="360"/>
      </w:pPr>
    </w:lvl>
    <w:lvl w:ilvl="8" w:tplc="041D001B" w:tentative="1">
      <w:start w:val="1"/>
      <w:numFmt w:val="lowerRoman"/>
      <w:lvlText w:val="%9."/>
      <w:lvlJc w:val="right"/>
      <w:pPr>
        <w:tabs>
          <w:tab w:val="num" w:pos="6687"/>
        </w:tabs>
        <w:ind w:left="6687" w:hanging="180"/>
      </w:pPr>
    </w:lvl>
  </w:abstractNum>
  <w:abstractNum w:abstractNumId="12">
    <w:nsid w:val="2A3C7B4C"/>
    <w:multiLevelType w:val="multilevel"/>
    <w:tmpl w:val="D16CCE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376C55EC"/>
    <w:multiLevelType w:val="hybridMultilevel"/>
    <w:tmpl w:val="F2984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A24AEC"/>
    <w:multiLevelType w:val="hybridMultilevel"/>
    <w:tmpl w:val="DE088FA2"/>
    <w:lvl w:ilvl="0" w:tplc="1804D992">
      <w:start w:val="1"/>
      <w:numFmt w:val="decimal"/>
      <w:pStyle w:val="ListNumb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067ADB"/>
    <w:multiLevelType w:val="hybridMultilevel"/>
    <w:tmpl w:val="53A2CB4A"/>
    <w:lvl w:ilvl="0" w:tplc="655AC114">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BC0808"/>
    <w:multiLevelType w:val="hybridMultilevel"/>
    <w:tmpl w:val="B1F20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6004A8"/>
    <w:multiLevelType w:val="multilevel"/>
    <w:tmpl w:val="8A80D3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5"/>
  </w:num>
  <w:num w:numId="3">
    <w:abstractNumId w:val="14"/>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8"/>
  </w:num>
  <w:num w:numId="18">
    <w:abstractNumId w:val="9"/>
  </w:num>
  <w:num w:numId="19">
    <w:abstractNumId w:val="10"/>
  </w:num>
  <w:num w:numId="20">
    <w:abstractNumId w:val="12"/>
  </w:num>
  <w:num w:numId="21">
    <w:abstractNumId w:val="16"/>
  </w:num>
  <w:num w:numId="22">
    <w:abstractNumId w:val="13"/>
  </w:num>
  <w:numIdMacAtCleanup w:val="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 B. Czegledi">
    <w15:presenceInfo w15:providerId="None" w15:userId="Cristian B. Czegledi"/>
  </w15:person>
  <w15:person w15:author="liyan">
    <w15:presenceInfo w15:providerId="None" w15:userId="liyan"/>
  </w15:person>
  <w15:person w15:author="Li Yan">
    <w15:presenceInfo w15:providerId="Windows Live" w15:userId="d60767960b1bef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embedSystemFonts/>
  <w:hideSpellingErrors/>
  <w:hideGrammaticalErrors/>
  <w:activeWritingStyle w:appName="MSWord" w:lang="en-US" w:vendorID="64" w:dllVersion="131078" w:nlCheck="1" w:checkStyle="0"/>
  <w:activeWritingStyle w:appName="MSWord" w:lang="en-GB" w:vendorID="64" w:dllVersion="131078" w:nlCheck="1" w:checkStyle="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567"/>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Fmt w:val="lowerRoman"/>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61E"/>
    <w:rsid w:val="00004249"/>
    <w:rsid w:val="00004866"/>
    <w:rsid w:val="00007F18"/>
    <w:rsid w:val="00012116"/>
    <w:rsid w:val="00022247"/>
    <w:rsid w:val="000249E2"/>
    <w:rsid w:val="000254A0"/>
    <w:rsid w:val="000269CE"/>
    <w:rsid w:val="00030B54"/>
    <w:rsid w:val="000322F5"/>
    <w:rsid w:val="000371CF"/>
    <w:rsid w:val="000408EE"/>
    <w:rsid w:val="00042813"/>
    <w:rsid w:val="000441F4"/>
    <w:rsid w:val="000459CC"/>
    <w:rsid w:val="00045EEE"/>
    <w:rsid w:val="00056904"/>
    <w:rsid w:val="0005791D"/>
    <w:rsid w:val="00060917"/>
    <w:rsid w:val="00064942"/>
    <w:rsid w:val="00067176"/>
    <w:rsid w:val="000755DD"/>
    <w:rsid w:val="000805F7"/>
    <w:rsid w:val="00080BB3"/>
    <w:rsid w:val="00084788"/>
    <w:rsid w:val="00084EFF"/>
    <w:rsid w:val="000872E0"/>
    <w:rsid w:val="00093478"/>
    <w:rsid w:val="000948C7"/>
    <w:rsid w:val="00095BA2"/>
    <w:rsid w:val="000968EC"/>
    <w:rsid w:val="000A32FE"/>
    <w:rsid w:val="000A38AF"/>
    <w:rsid w:val="000B2F64"/>
    <w:rsid w:val="000D5151"/>
    <w:rsid w:val="000D72DC"/>
    <w:rsid w:val="000E11DE"/>
    <w:rsid w:val="000E3D2F"/>
    <w:rsid w:val="000F0C56"/>
    <w:rsid w:val="000F0DDB"/>
    <w:rsid w:val="000F188F"/>
    <w:rsid w:val="000F486C"/>
    <w:rsid w:val="000F76FC"/>
    <w:rsid w:val="0011282B"/>
    <w:rsid w:val="00116E97"/>
    <w:rsid w:val="00127544"/>
    <w:rsid w:val="0013514A"/>
    <w:rsid w:val="00141753"/>
    <w:rsid w:val="001446D8"/>
    <w:rsid w:val="0014499C"/>
    <w:rsid w:val="00144D9A"/>
    <w:rsid w:val="001475EF"/>
    <w:rsid w:val="00152AE4"/>
    <w:rsid w:val="00162954"/>
    <w:rsid w:val="0016637C"/>
    <w:rsid w:val="00172C6A"/>
    <w:rsid w:val="001816CD"/>
    <w:rsid w:val="0018368E"/>
    <w:rsid w:val="00185006"/>
    <w:rsid w:val="00193DD2"/>
    <w:rsid w:val="001947D5"/>
    <w:rsid w:val="001A241E"/>
    <w:rsid w:val="001B1E51"/>
    <w:rsid w:val="001C292C"/>
    <w:rsid w:val="001C2CE4"/>
    <w:rsid w:val="001D318F"/>
    <w:rsid w:val="001D3724"/>
    <w:rsid w:val="001D5BF6"/>
    <w:rsid w:val="001E1509"/>
    <w:rsid w:val="001E6D8B"/>
    <w:rsid w:val="001F6E48"/>
    <w:rsid w:val="002059F7"/>
    <w:rsid w:val="0020641F"/>
    <w:rsid w:val="00211B7C"/>
    <w:rsid w:val="002151A1"/>
    <w:rsid w:val="00234878"/>
    <w:rsid w:val="00234A1E"/>
    <w:rsid w:val="0023531C"/>
    <w:rsid w:val="0023612D"/>
    <w:rsid w:val="00240C7A"/>
    <w:rsid w:val="00241E1C"/>
    <w:rsid w:val="00246089"/>
    <w:rsid w:val="00255496"/>
    <w:rsid w:val="00255B07"/>
    <w:rsid w:val="00255B17"/>
    <w:rsid w:val="00256A27"/>
    <w:rsid w:val="002573E6"/>
    <w:rsid w:val="00275629"/>
    <w:rsid w:val="002807B5"/>
    <w:rsid w:val="00283037"/>
    <w:rsid w:val="002852B4"/>
    <w:rsid w:val="00291314"/>
    <w:rsid w:val="00294C21"/>
    <w:rsid w:val="00294E6E"/>
    <w:rsid w:val="002A2404"/>
    <w:rsid w:val="002A2F83"/>
    <w:rsid w:val="002A30E4"/>
    <w:rsid w:val="002A55CF"/>
    <w:rsid w:val="002B05E3"/>
    <w:rsid w:val="002B1D09"/>
    <w:rsid w:val="002B3053"/>
    <w:rsid w:val="002C4F73"/>
    <w:rsid w:val="002C56B0"/>
    <w:rsid w:val="002D21BF"/>
    <w:rsid w:val="002D222F"/>
    <w:rsid w:val="002D66E6"/>
    <w:rsid w:val="002D6B0D"/>
    <w:rsid w:val="002E00D6"/>
    <w:rsid w:val="002E413A"/>
    <w:rsid w:val="002F04C3"/>
    <w:rsid w:val="002F631E"/>
    <w:rsid w:val="00305A30"/>
    <w:rsid w:val="00306433"/>
    <w:rsid w:val="0031218C"/>
    <w:rsid w:val="00313082"/>
    <w:rsid w:val="00313BA8"/>
    <w:rsid w:val="00313FD4"/>
    <w:rsid w:val="00320C70"/>
    <w:rsid w:val="003237ED"/>
    <w:rsid w:val="0033190C"/>
    <w:rsid w:val="0033424A"/>
    <w:rsid w:val="00334277"/>
    <w:rsid w:val="00362552"/>
    <w:rsid w:val="00377486"/>
    <w:rsid w:val="00377D6B"/>
    <w:rsid w:val="003837B5"/>
    <w:rsid w:val="003916D2"/>
    <w:rsid w:val="003916F0"/>
    <w:rsid w:val="003A7EB2"/>
    <w:rsid w:val="003C160D"/>
    <w:rsid w:val="003D1913"/>
    <w:rsid w:val="003D4A26"/>
    <w:rsid w:val="003E08A7"/>
    <w:rsid w:val="003E44D4"/>
    <w:rsid w:val="003E5998"/>
    <w:rsid w:val="003E663A"/>
    <w:rsid w:val="003E7C6E"/>
    <w:rsid w:val="003F004B"/>
    <w:rsid w:val="004016FB"/>
    <w:rsid w:val="00411C1D"/>
    <w:rsid w:val="00411F34"/>
    <w:rsid w:val="00414B90"/>
    <w:rsid w:val="00421010"/>
    <w:rsid w:val="00425705"/>
    <w:rsid w:val="0043066A"/>
    <w:rsid w:val="004321C6"/>
    <w:rsid w:val="0043330C"/>
    <w:rsid w:val="004413BD"/>
    <w:rsid w:val="00442D2D"/>
    <w:rsid w:val="00443A0B"/>
    <w:rsid w:val="0044669D"/>
    <w:rsid w:val="00452629"/>
    <w:rsid w:val="00453ACD"/>
    <w:rsid w:val="00455959"/>
    <w:rsid w:val="00477209"/>
    <w:rsid w:val="0048115C"/>
    <w:rsid w:val="004879B7"/>
    <w:rsid w:val="00491585"/>
    <w:rsid w:val="004922C9"/>
    <w:rsid w:val="004A0012"/>
    <w:rsid w:val="004A0DC1"/>
    <w:rsid w:val="004A79C9"/>
    <w:rsid w:val="004B71AC"/>
    <w:rsid w:val="004D0494"/>
    <w:rsid w:val="004D0BDC"/>
    <w:rsid w:val="004D14F5"/>
    <w:rsid w:val="004D370F"/>
    <w:rsid w:val="004E356D"/>
    <w:rsid w:val="004E4856"/>
    <w:rsid w:val="004F0A58"/>
    <w:rsid w:val="00500685"/>
    <w:rsid w:val="005007C3"/>
    <w:rsid w:val="00506364"/>
    <w:rsid w:val="0051055A"/>
    <w:rsid w:val="00511A6F"/>
    <w:rsid w:val="00514839"/>
    <w:rsid w:val="00516DA9"/>
    <w:rsid w:val="0052671F"/>
    <w:rsid w:val="005334EF"/>
    <w:rsid w:val="00540E3E"/>
    <w:rsid w:val="00545982"/>
    <w:rsid w:val="0054780D"/>
    <w:rsid w:val="0055090C"/>
    <w:rsid w:val="005511F3"/>
    <w:rsid w:val="00553219"/>
    <w:rsid w:val="00563645"/>
    <w:rsid w:val="00565627"/>
    <w:rsid w:val="00566CBF"/>
    <w:rsid w:val="005676DD"/>
    <w:rsid w:val="005735D3"/>
    <w:rsid w:val="005812A0"/>
    <w:rsid w:val="0058262C"/>
    <w:rsid w:val="00586A02"/>
    <w:rsid w:val="005A2FCF"/>
    <w:rsid w:val="005A41D2"/>
    <w:rsid w:val="005B17CE"/>
    <w:rsid w:val="005B223F"/>
    <w:rsid w:val="005C1A8E"/>
    <w:rsid w:val="005C1B20"/>
    <w:rsid w:val="005C64B7"/>
    <w:rsid w:val="005D2392"/>
    <w:rsid w:val="005D4684"/>
    <w:rsid w:val="005D637F"/>
    <w:rsid w:val="005D70C9"/>
    <w:rsid w:val="005E10D5"/>
    <w:rsid w:val="005E5234"/>
    <w:rsid w:val="005E529C"/>
    <w:rsid w:val="00604B1D"/>
    <w:rsid w:val="006130D3"/>
    <w:rsid w:val="0061496F"/>
    <w:rsid w:val="00617ED0"/>
    <w:rsid w:val="00621800"/>
    <w:rsid w:val="00621F7A"/>
    <w:rsid w:val="00622BBB"/>
    <w:rsid w:val="00631D32"/>
    <w:rsid w:val="0063257A"/>
    <w:rsid w:val="00636311"/>
    <w:rsid w:val="006456A7"/>
    <w:rsid w:val="006511EA"/>
    <w:rsid w:val="006531DD"/>
    <w:rsid w:val="0065789D"/>
    <w:rsid w:val="00662161"/>
    <w:rsid w:val="006635E8"/>
    <w:rsid w:val="00663DBE"/>
    <w:rsid w:val="0066653A"/>
    <w:rsid w:val="006670A2"/>
    <w:rsid w:val="0067597C"/>
    <w:rsid w:val="006773FD"/>
    <w:rsid w:val="00682BF2"/>
    <w:rsid w:val="00687695"/>
    <w:rsid w:val="006A1949"/>
    <w:rsid w:val="006A7750"/>
    <w:rsid w:val="006B1775"/>
    <w:rsid w:val="006B29FD"/>
    <w:rsid w:val="006C1665"/>
    <w:rsid w:val="006C3D4D"/>
    <w:rsid w:val="006C47D2"/>
    <w:rsid w:val="006D26FB"/>
    <w:rsid w:val="006D2B60"/>
    <w:rsid w:val="006D4C78"/>
    <w:rsid w:val="006D67E9"/>
    <w:rsid w:val="006E4364"/>
    <w:rsid w:val="006F6556"/>
    <w:rsid w:val="006F783E"/>
    <w:rsid w:val="00705E6F"/>
    <w:rsid w:val="007138DD"/>
    <w:rsid w:val="00716D4B"/>
    <w:rsid w:val="00722882"/>
    <w:rsid w:val="00723496"/>
    <w:rsid w:val="00726E7F"/>
    <w:rsid w:val="0073160D"/>
    <w:rsid w:val="00734C3F"/>
    <w:rsid w:val="0073582A"/>
    <w:rsid w:val="0074020C"/>
    <w:rsid w:val="00743970"/>
    <w:rsid w:val="00744B32"/>
    <w:rsid w:val="007457DB"/>
    <w:rsid w:val="007513D3"/>
    <w:rsid w:val="00753E51"/>
    <w:rsid w:val="00754F27"/>
    <w:rsid w:val="00761717"/>
    <w:rsid w:val="00770C54"/>
    <w:rsid w:val="00772ED0"/>
    <w:rsid w:val="00773530"/>
    <w:rsid w:val="0077679E"/>
    <w:rsid w:val="007771BA"/>
    <w:rsid w:val="0078486B"/>
    <w:rsid w:val="00797B29"/>
    <w:rsid w:val="007A69ED"/>
    <w:rsid w:val="007B245B"/>
    <w:rsid w:val="007C346C"/>
    <w:rsid w:val="007D4A32"/>
    <w:rsid w:val="007D5B23"/>
    <w:rsid w:val="007E7FB8"/>
    <w:rsid w:val="007F1F26"/>
    <w:rsid w:val="007F2813"/>
    <w:rsid w:val="007F2C95"/>
    <w:rsid w:val="007F3281"/>
    <w:rsid w:val="007F515B"/>
    <w:rsid w:val="007F5545"/>
    <w:rsid w:val="008003D2"/>
    <w:rsid w:val="008011F5"/>
    <w:rsid w:val="00803376"/>
    <w:rsid w:val="0080472E"/>
    <w:rsid w:val="00806D7C"/>
    <w:rsid w:val="008140F0"/>
    <w:rsid w:val="00815CFF"/>
    <w:rsid w:val="008173B3"/>
    <w:rsid w:val="008226A6"/>
    <w:rsid w:val="00830B01"/>
    <w:rsid w:val="0083364A"/>
    <w:rsid w:val="00835680"/>
    <w:rsid w:val="00845F75"/>
    <w:rsid w:val="0084622E"/>
    <w:rsid w:val="00850A98"/>
    <w:rsid w:val="00852F83"/>
    <w:rsid w:val="00853F78"/>
    <w:rsid w:val="00854771"/>
    <w:rsid w:val="00857940"/>
    <w:rsid w:val="0086036A"/>
    <w:rsid w:val="00866039"/>
    <w:rsid w:val="0087314E"/>
    <w:rsid w:val="0087359F"/>
    <w:rsid w:val="0087648B"/>
    <w:rsid w:val="008837AB"/>
    <w:rsid w:val="0088535F"/>
    <w:rsid w:val="008A5563"/>
    <w:rsid w:val="008C17FE"/>
    <w:rsid w:val="008D0C3B"/>
    <w:rsid w:val="008E1F55"/>
    <w:rsid w:val="008F4FFA"/>
    <w:rsid w:val="008F6539"/>
    <w:rsid w:val="008F78F4"/>
    <w:rsid w:val="00906376"/>
    <w:rsid w:val="00907AEF"/>
    <w:rsid w:val="00912505"/>
    <w:rsid w:val="00916342"/>
    <w:rsid w:val="00927E72"/>
    <w:rsid w:val="009346C9"/>
    <w:rsid w:val="00934A93"/>
    <w:rsid w:val="009444F3"/>
    <w:rsid w:val="00945E68"/>
    <w:rsid w:val="00953E93"/>
    <w:rsid w:val="00960BBA"/>
    <w:rsid w:val="00973A29"/>
    <w:rsid w:val="009828F7"/>
    <w:rsid w:val="009878C0"/>
    <w:rsid w:val="009912B7"/>
    <w:rsid w:val="009A3B31"/>
    <w:rsid w:val="009A3DCF"/>
    <w:rsid w:val="009A4F06"/>
    <w:rsid w:val="009A5D52"/>
    <w:rsid w:val="009B3D74"/>
    <w:rsid w:val="009C7FFB"/>
    <w:rsid w:val="009D0147"/>
    <w:rsid w:val="009D4BDA"/>
    <w:rsid w:val="009D5344"/>
    <w:rsid w:val="009E468D"/>
    <w:rsid w:val="009E5769"/>
    <w:rsid w:val="009E5C27"/>
    <w:rsid w:val="009E5E75"/>
    <w:rsid w:val="009F2C49"/>
    <w:rsid w:val="009F31B6"/>
    <w:rsid w:val="009F509A"/>
    <w:rsid w:val="00A10C72"/>
    <w:rsid w:val="00A21E42"/>
    <w:rsid w:val="00A27155"/>
    <w:rsid w:val="00A43BC8"/>
    <w:rsid w:val="00A4799C"/>
    <w:rsid w:val="00A47D44"/>
    <w:rsid w:val="00A47F5C"/>
    <w:rsid w:val="00A66269"/>
    <w:rsid w:val="00A7035B"/>
    <w:rsid w:val="00A821CA"/>
    <w:rsid w:val="00A82CC2"/>
    <w:rsid w:val="00A85414"/>
    <w:rsid w:val="00A92424"/>
    <w:rsid w:val="00A94D76"/>
    <w:rsid w:val="00A95C21"/>
    <w:rsid w:val="00AA2169"/>
    <w:rsid w:val="00AA3502"/>
    <w:rsid w:val="00AA719E"/>
    <w:rsid w:val="00AA7D2A"/>
    <w:rsid w:val="00AC019C"/>
    <w:rsid w:val="00AC0A0A"/>
    <w:rsid w:val="00AC0ED2"/>
    <w:rsid w:val="00AC17C9"/>
    <w:rsid w:val="00AC5242"/>
    <w:rsid w:val="00AE56A5"/>
    <w:rsid w:val="00AE573F"/>
    <w:rsid w:val="00AE67C0"/>
    <w:rsid w:val="00AF0550"/>
    <w:rsid w:val="00AF161E"/>
    <w:rsid w:val="00AF2052"/>
    <w:rsid w:val="00B01FC4"/>
    <w:rsid w:val="00B02241"/>
    <w:rsid w:val="00B17543"/>
    <w:rsid w:val="00B3600A"/>
    <w:rsid w:val="00B40F38"/>
    <w:rsid w:val="00B415FD"/>
    <w:rsid w:val="00B4751F"/>
    <w:rsid w:val="00B5525C"/>
    <w:rsid w:val="00B563B5"/>
    <w:rsid w:val="00B7200F"/>
    <w:rsid w:val="00B74035"/>
    <w:rsid w:val="00B86944"/>
    <w:rsid w:val="00B86E4E"/>
    <w:rsid w:val="00B97D60"/>
    <w:rsid w:val="00BA1533"/>
    <w:rsid w:val="00BA1967"/>
    <w:rsid w:val="00BA495C"/>
    <w:rsid w:val="00BC6943"/>
    <w:rsid w:val="00BC7A05"/>
    <w:rsid w:val="00BD3411"/>
    <w:rsid w:val="00BD59FD"/>
    <w:rsid w:val="00BE3087"/>
    <w:rsid w:val="00BE57CB"/>
    <w:rsid w:val="00BF1CFC"/>
    <w:rsid w:val="00BF2AE5"/>
    <w:rsid w:val="00BF5A65"/>
    <w:rsid w:val="00BF6033"/>
    <w:rsid w:val="00C00AE3"/>
    <w:rsid w:val="00C01196"/>
    <w:rsid w:val="00C0172C"/>
    <w:rsid w:val="00C1381B"/>
    <w:rsid w:val="00C21C11"/>
    <w:rsid w:val="00C22FDA"/>
    <w:rsid w:val="00C24686"/>
    <w:rsid w:val="00C303D5"/>
    <w:rsid w:val="00C30518"/>
    <w:rsid w:val="00C46E84"/>
    <w:rsid w:val="00C50C24"/>
    <w:rsid w:val="00C51F08"/>
    <w:rsid w:val="00C5710D"/>
    <w:rsid w:val="00C62271"/>
    <w:rsid w:val="00C62D50"/>
    <w:rsid w:val="00C645F3"/>
    <w:rsid w:val="00C65A20"/>
    <w:rsid w:val="00C67CFC"/>
    <w:rsid w:val="00C70D8F"/>
    <w:rsid w:val="00C7406D"/>
    <w:rsid w:val="00C744DA"/>
    <w:rsid w:val="00C84BE0"/>
    <w:rsid w:val="00C8621B"/>
    <w:rsid w:val="00CA00DA"/>
    <w:rsid w:val="00CA2128"/>
    <w:rsid w:val="00CA5D9E"/>
    <w:rsid w:val="00CB1A8C"/>
    <w:rsid w:val="00CB41DE"/>
    <w:rsid w:val="00CB74A6"/>
    <w:rsid w:val="00CC1055"/>
    <w:rsid w:val="00CC613B"/>
    <w:rsid w:val="00CD095F"/>
    <w:rsid w:val="00CD2160"/>
    <w:rsid w:val="00CE4A71"/>
    <w:rsid w:val="00CF05DC"/>
    <w:rsid w:val="00CF750C"/>
    <w:rsid w:val="00CF7C5B"/>
    <w:rsid w:val="00D00051"/>
    <w:rsid w:val="00D00EA2"/>
    <w:rsid w:val="00D032BE"/>
    <w:rsid w:val="00D03B6D"/>
    <w:rsid w:val="00D05B10"/>
    <w:rsid w:val="00D107F5"/>
    <w:rsid w:val="00D12BF4"/>
    <w:rsid w:val="00D12D58"/>
    <w:rsid w:val="00D17984"/>
    <w:rsid w:val="00D238DA"/>
    <w:rsid w:val="00D2402E"/>
    <w:rsid w:val="00D2655C"/>
    <w:rsid w:val="00D3175F"/>
    <w:rsid w:val="00D3593B"/>
    <w:rsid w:val="00D44F29"/>
    <w:rsid w:val="00D61AF5"/>
    <w:rsid w:val="00D66843"/>
    <w:rsid w:val="00D73F05"/>
    <w:rsid w:val="00D80CC5"/>
    <w:rsid w:val="00D87537"/>
    <w:rsid w:val="00D91202"/>
    <w:rsid w:val="00DA2664"/>
    <w:rsid w:val="00DA2BE0"/>
    <w:rsid w:val="00DA677F"/>
    <w:rsid w:val="00DC40B9"/>
    <w:rsid w:val="00DD4C5D"/>
    <w:rsid w:val="00DD518F"/>
    <w:rsid w:val="00DD54E2"/>
    <w:rsid w:val="00DE19DB"/>
    <w:rsid w:val="00DE663D"/>
    <w:rsid w:val="00DF3140"/>
    <w:rsid w:val="00E00546"/>
    <w:rsid w:val="00E01CE2"/>
    <w:rsid w:val="00E03DF7"/>
    <w:rsid w:val="00E15D77"/>
    <w:rsid w:val="00E20792"/>
    <w:rsid w:val="00E20A64"/>
    <w:rsid w:val="00E20BD7"/>
    <w:rsid w:val="00E23A4E"/>
    <w:rsid w:val="00E30006"/>
    <w:rsid w:val="00E32A43"/>
    <w:rsid w:val="00E4702C"/>
    <w:rsid w:val="00E53432"/>
    <w:rsid w:val="00E62027"/>
    <w:rsid w:val="00E634FC"/>
    <w:rsid w:val="00E67E4F"/>
    <w:rsid w:val="00E70E7F"/>
    <w:rsid w:val="00E76FF0"/>
    <w:rsid w:val="00E91E9A"/>
    <w:rsid w:val="00EA4FD4"/>
    <w:rsid w:val="00EB31B8"/>
    <w:rsid w:val="00EB51E8"/>
    <w:rsid w:val="00EB55A5"/>
    <w:rsid w:val="00EC045E"/>
    <w:rsid w:val="00EC298A"/>
    <w:rsid w:val="00EC4D8C"/>
    <w:rsid w:val="00ED3FB2"/>
    <w:rsid w:val="00ED42F2"/>
    <w:rsid w:val="00ED6DCD"/>
    <w:rsid w:val="00EE151D"/>
    <w:rsid w:val="00EE24C1"/>
    <w:rsid w:val="00EF64DD"/>
    <w:rsid w:val="00F04CEA"/>
    <w:rsid w:val="00F27515"/>
    <w:rsid w:val="00F310D6"/>
    <w:rsid w:val="00F34341"/>
    <w:rsid w:val="00F40575"/>
    <w:rsid w:val="00F4102B"/>
    <w:rsid w:val="00F42720"/>
    <w:rsid w:val="00F43308"/>
    <w:rsid w:val="00F4762D"/>
    <w:rsid w:val="00F47F2F"/>
    <w:rsid w:val="00F55A78"/>
    <w:rsid w:val="00F717FB"/>
    <w:rsid w:val="00F74680"/>
    <w:rsid w:val="00F76066"/>
    <w:rsid w:val="00F83625"/>
    <w:rsid w:val="00F92F06"/>
    <w:rsid w:val="00FA4930"/>
    <w:rsid w:val="00FA64F6"/>
    <w:rsid w:val="00FA6875"/>
    <w:rsid w:val="00FA7858"/>
    <w:rsid w:val="00FB29A2"/>
    <w:rsid w:val="00FB75B2"/>
    <w:rsid w:val="00FD5C21"/>
    <w:rsid w:val="00FD651E"/>
    <w:rsid w:val="00FE044C"/>
    <w:rsid w:val="00FE054A"/>
    <w:rsid w:val="00FE4598"/>
    <w:rsid w:val="00FE4A7D"/>
    <w:rsid w:val="00FF25DB"/>
    <w:rsid w:val="00FF268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4C86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lsdException w:name="index 3" w:semiHidden="0"/>
    <w:lsdException w:name="index 4" w:semiHidden="0"/>
    <w:lsdException w:name="index 5" w:semiHidden="0"/>
    <w:lsdException w:name="index 6" w:semiHidden="0"/>
    <w:lsdException w:name="annotation text" w:uiPriority="99"/>
    <w:lsdException w:name="footer" w:uiPriority="99"/>
    <w:lsdException w:name="caption" w:qFormat="1"/>
    <w:lsdException w:name="annotation reference" w:uiPriority="99"/>
    <w:lsdException w:name="page number" w:uiPriority="99"/>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Table Grid" w:semiHidden="0" w:uiPriority="59" w:unhideWhenUsed="0"/>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F64"/>
    <w:rPr>
      <w:lang w:eastAsia="en-US"/>
    </w:rPr>
  </w:style>
  <w:style w:type="paragraph" w:styleId="Heading1">
    <w:name w:val="heading 1"/>
    <w:basedOn w:val="Normal"/>
    <w:next w:val="Normal"/>
    <w:qFormat/>
    <w:rsid w:val="00B415FD"/>
    <w:pPr>
      <w:keepNext/>
      <w:pageBreakBefore/>
      <w:spacing w:after="240" w:line="240" w:lineRule="atLeast"/>
      <w:jc w:val="center"/>
      <w:outlineLvl w:val="0"/>
    </w:pPr>
    <w:rPr>
      <w:b/>
      <w:sz w:val="32"/>
      <w:szCs w:val="32"/>
    </w:rPr>
  </w:style>
  <w:style w:type="paragraph" w:styleId="Heading2">
    <w:name w:val="heading 2"/>
    <w:basedOn w:val="Heading3"/>
    <w:next w:val="Normal"/>
    <w:qFormat/>
    <w:rsid w:val="00B415FD"/>
    <w:pPr>
      <w:spacing w:before="240" w:after="80"/>
      <w:outlineLvl w:val="1"/>
    </w:pPr>
    <w:rPr>
      <w:i/>
      <w:sz w:val="28"/>
      <w:szCs w:val="28"/>
    </w:rPr>
  </w:style>
  <w:style w:type="paragraph" w:styleId="Heading3">
    <w:name w:val="heading 3"/>
    <w:basedOn w:val="Normal"/>
    <w:next w:val="Normal"/>
    <w:qFormat/>
    <w:rsid w:val="00B415FD"/>
    <w:pPr>
      <w:keepNext/>
      <w:spacing w:before="120" w:line="240" w:lineRule="atLeast"/>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0B2F64"/>
  </w:style>
  <w:style w:type="paragraph" w:styleId="Header">
    <w:name w:val="header"/>
    <w:basedOn w:val="Normal"/>
    <w:rsid w:val="000B2F64"/>
    <w:pPr>
      <w:tabs>
        <w:tab w:val="center" w:pos="4536"/>
        <w:tab w:val="right" w:pos="9072"/>
      </w:tabs>
    </w:pPr>
  </w:style>
  <w:style w:type="character" w:styleId="PageNumber">
    <w:name w:val="page number"/>
    <w:basedOn w:val="DefaultParagraphFont"/>
    <w:uiPriority w:val="99"/>
    <w:rsid w:val="000B2F64"/>
  </w:style>
  <w:style w:type="paragraph" w:styleId="Footer">
    <w:name w:val="footer"/>
    <w:basedOn w:val="Normal"/>
    <w:link w:val="FooterChar"/>
    <w:uiPriority w:val="99"/>
    <w:rsid w:val="000B2F64"/>
    <w:pPr>
      <w:tabs>
        <w:tab w:val="center" w:pos="4536"/>
        <w:tab w:val="right" w:pos="9072"/>
      </w:tabs>
    </w:pPr>
  </w:style>
  <w:style w:type="paragraph" w:styleId="BodyText">
    <w:name w:val="Body Text"/>
    <w:basedOn w:val="Normal"/>
    <w:link w:val="BodyTextChar"/>
    <w:rsid w:val="000B2F64"/>
    <w:pPr>
      <w:spacing w:line="240" w:lineRule="atLeast"/>
    </w:pPr>
    <w:rPr>
      <w:sz w:val="24"/>
    </w:rPr>
  </w:style>
  <w:style w:type="table" w:styleId="TableGrid">
    <w:name w:val="Table Grid"/>
    <w:basedOn w:val="TableNormal"/>
    <w:uiPriority w:val="59"/>
    <w:rsid w:val="00F433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305A30"/>
    <w:rPr>
      <w:rFonts w:ascii="Tahoma" w:hAnsi="Tahoma"/>
      <w:sz w:val="16"/>
      <w:szCs w:val="16"/>
      <w:lang w:val="x-none"/>
    </w:rPr>
  </w:style>
  <w:style w:type="character" w:customStyle="1" w:styleId="BalloonTextChar">
    <w:name w:val="Balloon Text Char"/>
    <w:link w:val="BalloonText"/>
    <w:rsid w:val="00305A30"/>
    <w:rPr>
      <w:rFonts w:ascii="Tahoma" w:hAnsi="Tahoma" w:cs="Tahoma"/>
      <w:sz w:val="16"/>
      <w:szCs w:val="16"/>
      <w:lang w:eastAsia="en-US"/>
    </w:rPr>
  </w:style>
  <w:style w:type="paragraph" w:styleId="ListParagraph">
    <w:name w:val="List Paragraph"/>
    <w:basedOn w:val="Normal"/>
    <w:uiPriority w:val="34"/>
    <w:qFormat/>
    <w:rsid w:val="00A21E42"/>
    <w:pPr>
      <w:ind w:left="1304"/>
    </w:pPr>
  </w:style>
  <w:style w:type="character" w:styleId="Hyperlink">
    <w:name w:val="Hyperlink"/>
    <w:rsid w:val="00761717"/>
    <w:rPr>
      <w:color w:val="0000FF"/>
      <w:u w:val="single"/>
    </w:rPr>
  </w:style>
  <w:style w:type="paragraph" w:styleId="NormalWeb">
    <w:name w:val="Normal (Web)"/>
    <w:basedOn w:val="Normal"/>
    <w:uiPriority w:val="99"/>
    <w:unhideWhenUsed/>
    <w:rsid w:val="00F310D6"/>
    <w:pPr>
      <w:spacing w:before="100" w:beforeAutospacing="1" w:after="100" w:afterAutospacing="1"/>
    </w:pPr>
    <w:rPr>
      <w:sz w:val="24"/>
      <w:szCs w:val="24"/>
      <w:lang w:eastAsia="sv-SE"/>
    </w:rPr>
  </w:style>
  <w:style w:type="character" w:styleId="FollowedHyperlink">
    <w:name w:val="FollowedHyperlink"/>
    <w:rsid w:val="00B86944"/>
    <w:rPr>
      <w:color w:val="800080"/>
      <w:u w:val="single"/>
    </w:rPr>
  </w:style>
  <w:style w:type="paragraph" w:styleId="Title">
    <w:name w:val="Title"/>
    <w:basedOn w:val="Normal"/>
    <w:next w:val="Normal"/>
    <w:link w:val="TitleChar"/>
    <w:qFormat/>
    <w:rsid w:val="00D238D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D238DA"/>
    <w:rPr>
      <w:rFonts w:asciiTheme="majorHAnsi" w:eastAsiaTheme="majorEastAsia" w:hAnsiTheme="majorHAnsi" w:cstheme="majorBidi"/>
      <w:b/>
      <w:bCs/>
      <w:kern w:val="28"/>
      <w:sz w:val="32"/>
      <w:szCs w:val="32"/>
      <w:lang w:eastAsia="en-US"/>
    </w:rPr>
  </w:style>
  <w:style w:type="character" w:customStyle="1" w:styleId="heading00201char">
    <w:name w:val="heading_00201__char"/>
    <w:basedOn w:val="DefaultParagraphFont"/>
    <w:rsid w:val="003D1913"/>
  </w:style>
  <w:style w:type="character" w:styleId="PlaceholderText">
    <w:name w:val="Placeholder Text"/>
    <w:basedOn w:val="DefaultParagraphFont"/>
    <w:uiPriority w:val="67"/>
    <w:rsid w:val="00687695"/>
    <w:rPr>
      <w:color w:val="808080"/>
    </w:rPr>
  </w:style>
  <w:style w:type="character" w:customStyle="1" w:styleId="FooterChar">
    <w:name w:val="Footer Char"/>
    <w:basedOn w:val="DefaultParagraphFont"/>
    <w:link w:val="Footer"/>
    <w:uiPriority w:val="99"/>
    <w:rsid w:val="005E529C"/>
    <w:rPr>
      <w:lang w:eastAsia="en-US"/>
    </w:rPr>
  </w:style>
  <w:style w:type="paragraph" w:customStyle="1" w:styleId="figure">
    <w:name w:val="figure"/>
    <w:basedOn w:val="Normal"/>
    <w:next w:val="Caption"/>
    <w:qFormat/>
    <w:rsid w:val="00CF05DC"/>
    <w:pPr>
      <w:keepNext/>
      <w:spacing w:before="240" w:after="120" w:line="240" w:lineRule="atLeast"/>
      <w:jc w:val="center"/>
    </w:pPr>
  </w:style>
  <w:style w:type="character" w:customStyle="1" w:styleId="BodyTextChar">
    <w:name w:val="Body Text Char"/>
    <w:basedOn w:val="DefaultParagraphFont"/>
    <w:link w:val="BodyText"/>
    <w:rsid w:val="005E529C"/>
    <w:rPr>
      <w:sz w:val="24"/>
      <w:lang w:eastAsia="en-US"/>
    </w:rPr>
  </w:style>
  <w:style w:type="paragraph" w:styleId="ListBullet">
    <w:name w:val="List Bullet"/>
    <w:basedOn w:val="ListParagraph"/>
    <w:rsid w:val="00443A0B"/>
    <w:pPr>
      <w:numPr>
        <w:numId w:val="2"/>
      </w:numPr>
      <w:spacing w:before="80" w:after="80" w:line="240" w:lineRule="atLeast"/>
      <w:ind w:left="454" w:hanging="284"/>
    </w:pPr>
    <w:rPr>
      <w:sz w:val="24"/>
    </w:rPr>
  </w:style>
  <w:style w:type="paragraph" w:styleId="Caption">
    <w:name w:val="caption"/>
    <w:basedOn w:val="Normal"/>
    <w:next w:val="Normal"/>
    <w:unhideWhenUsed/>
    <w:qFormat/>
    <w:rsid w:val="00CF05DC"/>
    <w:pPr>
      <w:spacing w:before="120" w:after="120" w:line="240" w:lineRule="atLeast"/>
      <w:ind w:left="567"/>
    </w:pPr>
    <w:rPr>
      <w:i/>
      <w:sz w:val="24"/>
    </w:rPr>
  </w:style>
  <w:style w:type="character" w:styleId="LineNumber">
    <w:name w:val="line number"/>
    <w:rsid w:val="00443A0B"/>
  </w:style>
  <w:style w:type="paragraph" w:styleId="ListNumber">
    <w:name w:val="List Number"/>
    <w:basedOn w:val="ListBullet"/>
    <w:rsid w:val="0044669D"/>
    <w:pPr>
      <w:numPr>
        <w:numId w:val="3"/>
      </w:numPr>
    </w:pPr>
  </w:style>
  <w:style w:type="paragraph" w:customStyle="1" w:styleId="ListNumber1st">
    <w:name w:val="List Number 1st"/>
    <w:basedOn w:val="ListNumber"/>
    <w:next w:val="ListNumber"/>
    <w:qFormat/>
    <w:rsid w:val="0044669D"/>
  </w:style>
  <w:style w:type="paragraph" w:styleId="List">
    <w:name w:val="List"/>
    <w:basedOn w:val="ListNumber"/>
    <w:rsid w:val="000F486C"/>
    <w:pPr>
      <w:numPr>
        <w:numId w:val="0"/>
      </w:numPr>
      <w:ind w:left="454" w:hanging="284"/>
    </w:pPr>
  </w:style>
  <w:style w:type="character" w:styleId="CommentReference">
    <w:name w:val="annotation reference"/>
    <w:basedOn w:val="DefaultParagraphFont"/>
    <w:uiPriority w:val="99"/>
    <w:rsid w:val="001816CD"/>
    <w:rPr>
      <w:sz w:val="18"/>
      <w:szCs w:val="18"/>
    </w:rPr>
  </w:style>
  <w:style w:type="paragraph" w:styleId="CommentText">
    <w:name w:val="annotation text"/>
    <w:basedOn w:val="Normal"/>
    <w:link w:val="CommentTextChar"/>
    <w:uiPriority w:val="99"/>
    <w:rsid w:val="001816CD"/>
    <w:rPr>
      <w:sz w:val="24"/>
      <w:szCs w:val="24"/>
    </w:rPr>
  </w:style>
  <w:style w:type="character" w:customStyle="1" w:styleId="CommentTextChar">
    <w:name w:val="Comment Text Char"/>
    <w:basedOn w:val="DefaultParagraphFont"/>
    <w:link w:val="CommentText"/>
    <w:uiPriority w:val="99"/>
    <w:rsid w:val="001816CD"/>
    <w:rPr>
      <w:sz w:val="24"/>
      <w:szCs w:val="24"/>
      <w:lang w:eastAsia="en-US"/>
    </w:rPr>
  </w:style>
  <w:style w:type="paragraph" w:styleId="CommentSubject">
    <w:name w:val="annotation subject"/>
    <w:basedOn w:val="CommentText"/>
    <w:next w:val="CommentText"/>
    <w:link w:val="CommentSubjectChar"/>
    <w:rsid w:val="001816CD"/>
    <w:rPr>
      <w:b/>
      <w:bCs/>
      <w:sz w:val="20"/>
      <w:szCs w:val="20"/>
    </w:rPr>
  </w:style>
  <w:style w:type="character" w:customStyle="1" w:styleId="CommentSubjectChar">
    <w:name w:val="Comment Subject Char"/>
    <w:basedOn w:val="CommentTextChar"/>
    <w:link w:val="CommentSubject"/>
    <w:rsid w:val="001816CD"/>
    <w:rPr>
      <w:b/>
      <w:bCs/>
      <w:sz w:val="24"/>
      <w:szCs w:val="24"/>
      <w:lang w:eastAsia="en-US"/>
    </w:rPr>
  </w:style>
  <w:style w:type="paragraph" w:customStyle="1" w:styleId="equation">
    <w:name w:val="equation"/>
    <w:basedOn w:val="Normal"/>
    <w:qFormat/>
    <w:rsid w:val="00320C70"/>
    <w:pPr>
      <w:tabs>
        <w:tab w:val="center" w:pos="4820"/>
        <w:tab w:val="right" w:pos="9639"/>
      </w:tabs>
      <w:spacing w:before="100" w:beforeAutospacing="1" w:after="100" w:afterAutospacing="1" w:line="240" w:lineRule="atLeast"/>
    </w:pPr>
    <w:rPr>
      <w:sz w:val="24"/>
      <w:szCs w:val="24"/>
    </w:rPr>
  </w:style>
  <w:style w:type="paragraph" w:styleId="Revision">
    <w:name w:val="Revision"/>
    <w:hidden/>
    <w:uiPriority w:val="71"/>
    <w:rsid w:val="00C46E84"/>
    <w:rP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lsdException w:name="index 3" w:semiHidden="0"/>
    <w:lsdException w:name="index 4" w:semiHidden="0"/>
    <w:lsdException w:name="index 5" w:semiHidden="0"/>
    <w:lsdException w:name="index 6" w:semiHidden="0"/>
    <w:lsdException w:name="annotation text" w:uiPriority="99"/>
    <w:lsdException w:name="footer" w:uiPriority="99"/>
    <w:lsdException w:name="caption" w:qFormat="1"/>
    <w:lsdException w:name="annotation reference" w:uiPriority="99"/>
    <w:lsdException w:name="page number" w:uiPriority="99"/>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Table Grid" w:semiHidden="0" w:uiPriority="59" w:unhideWhenUsed="0"/>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F64"/>
    <w:rPr>
      <w:lang w:eastAsia="en-US"/>
    </w:rPr>
  </w:style>
  <w:style w:type="paragraph" w:styleId="Heading1">
    <w:name w:val="heading 1"/>
    <w:basedOn w:val="Normal"/>
    <w:next w:val="Normal"/>
    <w:qFormat/>
    <w:rsid w:val="00B415FD"/>
    <w:pPr>
      <w:keepNext/>
      <w:pageBreakBefore/>
      <w:spacing w:after="240" w:line="240" w:lineRule="atLeast"/>
      <w:jc w:val="center"/>
      <w:outlineLvl w:val="0"/>
    </w:pPr>
    <w:rPr>
      <w:b/>
      <w:sz w:val="32"/>
      <w:szCs w:val="32"/>
    </w:rPr>
  </w:style>
  <w:style w:type="paragraph" w:styleId="Heading2">
    <w:name w:val="heading 2"/>
    <w:basedOn w:val="Heading3"/>
    <w:next w:val="Normal"/>
    <w:qFormat/>
    <w:rsid w:val="00B415FD"/>
    <w:pPr>
      <w:spacing w:before="240" w:after="80"/>
      <w:outlineLvl w:val="1"/>
    </w:pPr>
    <w:rPr>
      <w:i/>
      <w:sz w:val="28"/>
      <w:szCs w:val="28"/>
    </w:rPr>
  </w:style>
  <w:style w:type="paragraph" w:styleId="Heading3">
    <w:name w:val="heading 3"/>
    <w:basedOn w:val="Normal"/>
    <w:next w:val="Normal"/>
    <w:qFormat/>
    <w:rsid w:val="00B415FD"/>
    <w:pPr>
      <w:keepNext/>
      <w:spacing w:before="120" w:line="240" w:lineRule="atLeast"/>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0B2F64"/>
  </w:style>
  <w:style w:type="paragraph" w:styleId="Header">
    <w:name w:val="header"/>
    <w:basedOn w:val="Normal"/>
    <w:rsid w:val="000B2F64"/>
    <w:pPr>
      <w:tabs>
        <w:tab w:val="center" w:pos="4536"/>
        <w:tab w:val="right" w:pos="9072"/>
      </w:tabs>
    </w:pPr>
  </w:style>
  <w:style w:type="character" w:styleId="PageNumber">
    <w:name w:val="page number"/>
    <w:basedOn w:val="DefaultParagraphFont"/>
    <w:uiPriority w:val="99"/>
    <w:rsid w:val="000B2F64"/>
  </w:style>
  <w:style w:type="paragraph" w:styleId="Footer">
    <w:name w:val="footer"/>
    <w:basedOn w:val="Normal"/>
    <w:link w:val="FooterChar"/>
    <w:uiPriority w:val="99"/>
    <w:rsid w:val="000B2F64"/>
    <w:pPr>
      <w:tabs>
        <w:tab w:val="center" w:pos="4536"/>
        <w:tab w:val="right" w:pos="9072"/>
      </w:tabs>
    </w:pPr>
  </w:style>
  <w:style w:type="paragraph" w:styleId="BodyText">
    <w:name w:val="Body Text"/>
    <w:basedOn w:val="Normal"/>
    <w:link w:val="BodyTextChar"/>
    <w:rsid w:val="000B2F64"/>
    <w:pPr>
      <w:spacing w:line="240" w:lineRule="atLeast"/>
    </w:pPr>
    <w:rPr>
      <w:sz w:val="24"/>
    </w:rPr>
  </w:style>
  <w:style w:type="table" w:styleId="TableGrid">
    <w:name w:val="Table Grid"/>
    <w:basedOn w:val="TableNormal"/>
    <w:uiPriority w:val="59"/>
    <w:rsid w:val="00F433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305A30"/>
    <w:rPr>
      <w:rFonts w:ascii="Tahoma" w:hAnsi="Tahoma"/>
      <w:sz w:val="16"/>
      <w:szCs w:val="16"/>
      <w:lang w:val="x-none"/>
    </w:rPr>
  </w:style>
  <w:style w:type="character" w:customStyle="1" w:styleId="BalloonTextChar">
    <w:name w:val="Balloon Text Char"/>
    <w:link w:val="BalloonText"/>
    <w:rsid w:val="00305A30"/>
    <w:rPr>
      <w:rFonts w:ascii="Tahoma" w:hAnsi="Tahoma" w:cs="Tahoma"/>
      <w:sz w:val="16"/>
      <w:szCs w:val="16"/>
      <w:lang w:eastAsia="en-US"/>
    </w:rPr>
  </w:style>
  <w:style w:type="paragraph" w:styleId="ListParagraph">
    <w:name w:val="List Paragraph"/>
    <w:basedOn w:val="Normal"/>
    <w:uiPriority w:val="34"/>
    <w:qFormat/>
    <w:rsid w:val="00A21E42"/>
    <w:pPr>
      <w:ind w:left="1304"/>
    </w:pPr>
  </w:style>
  <w:style w:type="character" w:styleId="Hyperlink">
    <w:name w:val="Hyperlink"/>
    <w:rsid w:val="00761717"/>
    <w:rPr>
      <w:color w:val="0000FF"/>
      <w:u w:val="single"/>
    </w:rPr>
  </w:style>
  <w:style w:type="paragraph" w:styleId="NormalWeb">
    <w:name w:val="Normal (Web)"/>
    <w:basedOn w:val="Normal"/>
    <w:uiPriority w:val="99"/>
    <w:unhideWhenUsed/>
    <w:rsid w:val="00F310D6"/>
    <w:pPr>
      <w:spacing w:before="100" w:beforeAutospacing="1" w:after="100" w:afterAutospacing="1"/>
    </w:pPr>
    <w:rPr>
      <w:sz w:val="24"/>
      <w:szCs w:val="24"/>
      <w:lang w:eastAsia="sv-SE"/>
    </w:rPr>
  </w:style>
  <w:style w:type="character" w:styleId="FollowedHyperlink">
    <w:name w:val="FollowedHyperlink"/>
    <w:rsid w:val="00B86944"/>
    <w:rPr>
      <w:color w:val="800080"/>
      <w:u w:val="single"/>
    </w:rPr>
  </w:style>
  <w:style w:type="paragraph" w:styleId="Title">
    <w:name w:val="Title"/>
    <w:basedOn w:val="Normal"/>
    <w:next w:val="Normal"/>
    <w:link w:val="TitleChar"/>
    <w:qFormat/>
    <w:rsid w:val="00D238D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D238DA"/>
    <w:rPr>
      <w:rFonts w:asciiTheme="majorHAnsi" w:eastAsiaTheme="majorEastAsia" w:hAnsiTheme="majorHAnsi" w:cstheme="majorBidi"/>
      <w:b/>
      <w:bCs/>
      <w:kern w:val="28"/>
      <w:sz w:val="32"/>
      <w:szCs w:val="32"/>
      <w:lang w:eastAsia="en-US"/>
    </w:rPr>
  </w:style>
  <w:style w:type="character" w:customStyle="1" w:styleId="heading00201char">
    <w:name w:val="heading_00201__char"/>
    <w:basedOn w:val="DefaultParagraphFont"/>
    <w:rsid w:val="003D1913"/>
  </w:style>
  <w:style w:type="character" w:styleId="PlaceholderText">
    <w:name w:val="Placeholder Text"/>
    <w:basedOn w:val="DefaultParagraphFont"/>
    <w:uiPriority w:val="67"/>
    <w:rsid w:val="00687695"/>
    <w:rPr>
      <w:color w:val="808080"/>
    </w:rPr>
  </w:style>
  <w:style w:type="character" w:customStyle="1" w:styleId="FooterChar">
    <w:name w:val="Footer Char"/>
    <w:basedOn w:val="DefaultParagraphFont"/>
    <w:link w:val="Footer"/>
    <w:uiPriority w:val="99"/>
    <w:rsid w:val="005E529C"/>
    <w:rPr>
      <w:lang w:eastAsia="en-US"/>
    </w:rPr>
  </w:style>
  <w:style w:type="paragraph" w:customStyle="1" w:styleId="figure">
    <w:name w:val="figure"/>
    <w:basedOn w:val="Normal"/>
    <w:next w:val="Caption"/>
    <w:qFormat/>
    <w:rsid w:val="00CF05DC"/>
    <w:pPr>
      <w:keepNext/>
      <w:spacing w:before="240" w:after="120" w:line="240" w:lineRule="atLeast"/>
      <w:jc w:val="center"/>
    </w:pPr>
  </w:style>
  <w:style w:type="character" w:customStyle="1" w:styleId="BodyTextChar">
    <w:name w:val="Body Text Char"/>
    <w:basedOn w:val="DefaultParagraphFont"/>
    <w:link w:val="BodyText"/>
    <w:rsid w:val="005E529C"/>
    <w:rPr>
      <w:sz w:val="24"/>
      <w:lang w:eastAsia="en-US"/>
    </w:rPr>
  </w:style>
  <w:style w:type="paragraph" w:styleId="ListBullet">
    <w:name w:val="List Bullet"/>
    <w:basedOn w:val="ListParagraph"/>
    <w:rsid w:val="00443A0B"/>
    <w:pPr>
      <w:numPr>
        <w:numId w:val="2"/>
      </w:numPr>
      <w:spacing w:before="80" w:after="80" w:line="240" w:lineRule="atLeast"/>
      <w:ind w:left="454" w:hanging="284"/>
    </w:pPr>
    <w:rPr>
      <w:sz w:val="24"/>
    </w:rPr>
  </w:style>
  <w:style w:type="paragraph" w:styleId="Caption">
    <w:name w:val="caption"/>
    <w:basedOn w:val="Normal"/>
    <w:next w:val="Normal"/>
    <w:unhideWhenUsed/>
    <w:qFormat/>
    <w:rsid w:val="00CF05DC"/>
    <w:pPr>
      <w:spacing w:before="120" w:after="120" w:line="240" w:lineRule="atLeast"/>
      <w:ind w:left="567"/>
    </w:pPr>
    <w:rPr>
      <w:i/>
      <w:sz w:val="24"/>
    </w:rPr>
  </w:style>
  <w:style w:type="character" w:styleId="LineNumber">
    <w:name w:val="line number"/>
    <w:rsid w:val="00443A0B"/>
  </w:style>
  <w:style w:type="paragraph" w:styleId="ListNumber">
    <w:name w:val="List Number"/>
    <w:basedOn w:val="ListBullet"/>
    <w:rsid w:val="0044669D"/>
    <w:pPr>
      <w:numPr>
        <w:numId w:val="3"/>
      </w:numPr>
    </w:pPr>
  </w:style>
  <w:style w:type="paragraph" w:customStyle="1" w:styleId="ListNumber1st">
    <w:name w:val="List Number 1st"/>
    <w:basedOn w:val="ListNumber"/>
    <w:next w:val="ListNumber"/>
    <w:qFormat/>
    <w:rsid w:val="0044669D"/>
  </w:style>
  <w:style w:type="paragraph" w:styleId="List">
    <w:name w:val="List"/>
    <w:basedOn w:val="ListNumber"/>
    <w:rsid w:val="000F486C"/>
    <w:pPr>
      <w:numPr>
        <w:numId w:val="0"/>
      </w:numPr>
      <w:ind w:left="454" w:hanging="284"/>
    </w:pPr>
  </w:style>
  <w:style w:type="character" w:styleId="CommentReference">
    <w:name w:val="annotation reference"/>
    <w:basedOn w:val="DefaultParagraphFont"/>
    <w:uiPriority w:val="99"/>
    <w:rsid w:val="001816CD"/>
    <w:rPr>
      <w:sz w:val="18"/>
      <w:szCs w:val="18"/>
    </w:rPr>
  </w:style>
  <w:style w:type="paragraph" w:styleId="CommentText">
    <w:name w:val="annotation text"/>
    <w:basedOn w:val="Normal"/>
    <w:link w:val="CommentTextChar"/>
    <w:uiPriority w:val="99"/>
    <w:rsid w:val="001816CD"/>
    <w:rPr>
      <w:sz w:val="24"/>
      <w:szCs w:val="24"/>
    </w:rPr>
  </w:style>
  <w:style w:type="character" w:customStyle="1" w:styleId="CommentTextChar">
    <w:name w:val="Comment Text Char"/>
    <w:basedOn w:val="DefaultParagraphFont"/>
    <w:link w:val="CommentText"/>
    <w:uiPriority w:val="99"/>
    <w:rsid w:val="001816CD"/>
    <w:rPr>
      <w:sz w:val="24"/>
      <w:szCs w:val="24"/>
      <w:lang w:eastAsia="en-US"/>
    </w:rPr>
  </w:style>
  <w:style w:type="paragraph" w:styleId="CommentSubject">
    <w:name w:val="annotation subject"/>
    <w:basedOn w:val="CommentText"/>
    <w:next w:val="CommentText"/>
    <w:link w:val="CommentSubjectChar"/>
    <w:rsid w:val="001816CD"/>
    <w:rPr>
      <w:b/>
      <w:bCs/>
      <w:sz w:val="20"/>
      <w:szCs w:val="20"/>
    </w:rPr>
  </w:style>
  <w:style w:type="character" w:customStyle="1" w:styleId="CommentSubjectChar">
    <w:name w:val="Comment Subject Char"/>
    <w:basedOn w:val="CommentTextChar"/>
    <w:link w:val="CommentSubject"/>
    <w:rsid w:val="001816CD"/>
    <w:rPr>
      <w:b/>
      <w:bCs/>
      <w:sz w:val="24"/>
      <w:szCs w:val="24"/>
      <w:lang w:eastAsia="en-US"/>
    </w:rPr>
  </w:style>
  <w:style w:type="paragraph" w:customStyle="1" w:styleId="equation">
    <w:name w:val="equation"/>
    <w:basedOn w:val="Normal"/>
    <w:qFormat/>
    <w:rsid w:val="00320C70"/>
    <w:pPr>
      <w:tabs>
        <w:tab w:val="center" w:pos="4820"/>
        <w:tab w:val="right" w:pos="9639"/>
      </w:tabs>
      <w:spacing w:before="100" w:beforeAutospacing="1" w:after="100" w:afterAutospacing="1" w:line="240" w:lineRule="atLeast"/>
    </w:pPr>
    <w:rPr>
      <w:sz w:val="24"/>
      <w:szCs w:val="24"/>
    </w:rPr>
  </w:style>
  <w:style w:type="paragraph" w:styleId="Revision">
    <w:name w:val="Revision"/>
    <w:hidden/>
    <w:uiPriority w:val="71"/>
    <w:rsid w:val="00C46E8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959522">
      <w:bodyDiv w:val="1"/>
      <w:marLeft w:val="0"/>
      <w:marRight w:val="0"/>
      <w:marTop w:val="0"/>
      <w:marBottom w:val="0"/>
      <w:divBdr>
        <w:top w:val="none" w:sz="0" w:space="0" w:color="auto"/>
        <w:left w:val="none" w:sz="0" w:space="0" w:color="auto"/>
        <w:bottom w:val="none" w:sz="0" w:space="0" w:color="auto"/>
        <w:right w:val="none" w:sz="0" w:space="0" w:color="auto"/>
      </w:divBdr>
    </w:div>
    <w:div w:id="796223515">
      <w:bodyDiv w:val="1"/>
      <w:marLeft w:val="0"/>
      <w:marRight w:val="0"/>
      <w:marTop w:val="0"/>
      <w:marBottom w:val="0"/>
      <w:divBdr>
        <w:top w:val="none" w:sz="0" w:space="0" w:color="auto"/>
        <w:left w:val="none" w:sz="0" w:space="0" w:color="auto"/>
        <w:bottom w:val="none" w:sz="0" w:space="0" w:color="auto"/>
        <w:right w:val="none" w:sz="0" w:space="0" w:color="auto"/>
      </w:divBdr>
    </w:div>
    <w:div w:id="1342733411">
      <w:bodyDiv w:val="1"/>
      <w:marLeft w:val="0"/>
      <w:marRight w:val="0"/>
      <w:marTop w:val="0"/>
      <w:marBottom w:val="0"/>
      <w:divBdr>
        <w:top w:val="none" w:sz="0" w:space="0" w:color="auto"/>
        <w:left w:val="none" w:sz="0" w:space="0" w:color="auto"/>
        <w:bottom w:val="none" w:sz="0" w:space="0" w:color="auto"/>
        <w:right w:val="none" w:sz="0" w:space="0" w:color="auto"/>
      </w:divBdr>
      <w:divsChild>
        <w:div w:id="305671940">
          <w:marLeft w:val="0"/>
          <w:marRight w:val="0"/>
          <w:marTop w:val="0"/>
          <w:marBottom w:val="0"/>
          <w:divBdr>
            <w:top w:val="none" w:sz="0" w:space="0" w:color="auto"/>
            <w:left w:val="none" w:sz="0" w:space="0" w:color="auto"/>
            <w:bottom w:val="none" w:sz="0" w:space="0" w:color="auto"/>
            <w:right w:val="none" w:sz="0" w:space="0" w:color="auto"/>
          </w:divBdr>
          <w:divsChild>
            <w:div w:id="392122471">
              <w:marLeft w:val="0"/>
              <w:marRight w:val="0"/>
              <w:marTop w:val="0"/>
              <w:marBottom w:val="0"/>
              <w:divBdr>
                <w:top w:val="none" w:sz="0" w:space="0" w:color="auto"/>
                <w:left w:val="none" w:sz="0" w:space="0" w:color="auto"/>
                <w:bottom w:val="none" w:sz="0" w:space="0" w:color="auto"/>
                <w:right w:val="none" w:sz="0" w:space="0" w:color="auto"/>
              </w:divBdr>
              <w:divsChild>
                <w:div w:id="2406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5400">
      <w:bodyDiv w:val="1"/>
      <w:marLeft w:val="0"/>
      <w:marRight w:val="0"/>
      <w:marTop w:val="0"/>
      <w:marBottom w:val="0"/>
      <w:divBdr>
        <w:top w:val="none" w:sz="0" w:space="0" w:color="auto"/>
        <w:left w:val="none" w:sz="0" w:space="0" w:color="auto"/>
        <w:bottom w:val="none" w:sz="0" w:space="0" w:color="auto"/>
        <w:right w:val="none" w:sz="0" w:space="0" w:color="auto"/>
      </w:divBdr>
    </w:div>
    <w:div w:id="1720282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wmf"/><Relationship Id="rId18" Type="http://schemas.openxmlformats.org/officeDocument/2006/relationships/image" Target="media/image10.png"/><Relationship Id="rId19" Type="http://schemas.openxmlformats.org/officeDocument/2006/relationships/image" Target="media/image11.emf"/><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emf"/><Relationship Id="rId67" Type="http://schemas.openxmlformats.org/officeDocument/2006/relationships/image" Target="media/image56.emf"/><Relationship Id="rId68" Type="http://schemas.openxmlformats.org/officeDocument/2006/relationships/image" Target="media/image57.png"/><Relationship Id="rId69" Type="http://schemas.openxmlformats.org/officeDocument/2006/relationships/image" Target="media/image58.png"/><Relationship Id="rId50" Type="http://schemas.openxmlformats.org/officeDocument/2006/relationships/oleObject" Target="embeddings/Microsoft_Equation2.bin"/><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emf"/><Relationship Id="rId56" Type="http://schemas.openxmlformats.org/officeDocument/2006/relationships/image" Target="media/image45.wmf"/><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wmf"/><Relationship Id="rId40" Type="http://schemas.openxmlformats.org/officeDocument/2006/relationships/image" Target="media/image31.wmf"/><Relationship Id="rId41" Type="http://schemas.openxmlformats.org/officeDocument/2006/relationships/image" Target="media/image32.wmf"/><Relationship Id="rId42" Type="http://schemas.openxmlformats.org/officeDocument/2006/relationships/image" Target="media/image33.wmf"/><Relationship Id="rId43" Type="http://schemas.openxmlformats.org/officeDocument/2006/relationships/image" Target="media/image34.wmf"/><Relationship Id="rId44" Type="http://schemas.openxmlformats.org/officeDocument/2006/relationships/image" Target="media/image35.wmf"/><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wmf"/><Relationship Id="rId48" Type="http://schemas.openxmlformats.org/officeDocument/2006/relationships/oleObject" Target="embeddings/Microsoft_Equation1.bin"/><Relationship Id="rId49" Type="http://schemas.openxmlformats.org/officeDocument/2006/relationships/image" Target="media/image39.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model.com"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wmf"/><Relationship Id="rId34" Type="http://schemas.openxmlformats.org/officeDocument/2006/relationships/image" Target="media/image25.wmf"/><Relationship Id="rId35" Type="http://schemas.openxmlformats.org/officeDocument/2006/relationships/image" Target="media/image26.png"/><Relationship Id="rId36" Type="http://schemas.openxmlformats.org/officeDocument/2006/relationships/image" Target="media/image27.wmf"/><Relationship Id="rId37" Type="http://schemas.openxmlformats.org/officeDocument/2006/relationships/image" Target="media/image28.wmf"/><Relationship Id="rId38" Type="http://schemas.openxmlformats.org/officeDocument/2006/relationships/image" Target="media/image29.wmf"/><Relationship Id="rId39" Type="http://schemas.openxmlformats.org/officeDocument/2006/relationships/image" Target="media/image30.wmf"/><Relationship Id="rId70" Type="http://schemas.openxmlformats.org/officeDocument/2006/relationships/image" Target="media/image59.wmf"/><Relationship Id="rId71" Type="http://schemas.openxmlformats.org/officeDocument/2006/relationships/header" Target="header1.xml"/><Relationship Id="rId72"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wmf"/><Relationship Id="rId26" Type="http://schemas.openxmlformats.org/officeDocument/2006/relationships/image" Target="media/image17.wmf"/><Relationship Id="rId27" Type="http://schemas.openxmlformats.org/officeDocument/2006/relationships/image" Target="media/image18.wmf"/><Relationship Id="rId28" Type="http://schemas.openxmlformats.org/officeDocument/2006/relationships/image" Target="media/image19.wmf"/><Relationship Id="rId29" Type="http://schemas.openxmlformats.org/officeDocument/2006/relationships/image" Target="media/image20.wmf"/><Relationship Id="rId73" Type="http://schemas.openxmlformats.org/officeDocument/2006/relationships/footer" Target="footer2.xml"/><Relationship Id="rId74" Type="http://schemas.openxmlformats.org/officeDocument/2006/relationships/header" Target="header2.xml"/><Relationship Id="rId75" Type="http://schemas.openxmlformats.org/officeDocument/2006/relationships/fontTable" Target="fontTable.xml"/><Relationship Id="rId76" Type="http://schemas.openxmlformats.org/officeDocument/2006/relationships/theme" Target="theme/theme1.xml"/><Relationship Id="rId77" Type="http://schemas.microsoft.com/office/2011/relationships/commentsExtended" Target="commentsExtended.xml"/><Relationship Id="rId78" Type="http://schemas.microsoft.com/office/2011/relationships/people" Target="people.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34</Pages>
  <Words>8144</Words>
  <Characters>46422</Characters>
  <Application>Microsoft Macintosh Word</Application>
  <DocSecurity>0</DocSecurity>
  <Lines>386</Lines>
  <Paragraphs>108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Chalmers Lindholmen</vt:lpstr>
      <vt:lpstr>Chalmers Lindholmen</vt:lpstr>
    </vt:vector>
  </TitlesOfParts>
  <Company>IoS Chalmers</Company>
  <LinksUpToDate>false</LinksUpToDate>
  <CharactersWithSpaces>54458</CharactersWithSpaces>
  <SharedDoc>false</SharedDoc>
  <HLinks>
    <vt:vector size="18" baseType="variant">
      <vt:variant>
        <vt:i4>7798824</vt:i4>
      </vt:variant>
      <vt:variant>
        <vt:i4>9</vt:i4>
      </vt:variant>
      <vt:variant>
        <vt:i4>0</vt:i4>
      </vt:variant>
      <vt:variant>
        <vt:i4>5</vt:i4>
      </vt:variant>
      <vt:variant>
        <vt:lpwstr>http://www.linear.com/designtools/software</vt:lpwstr>
      </vt:variant>
      <vt:variant>
        <vt:lpwstr/>
      </vt:variant>
      <vt:variant>
        <vt:i4>4325390</vt:i4>
      </vt:variant>
      <vt:variant>
        <vt:i4>6</vt:i4>
      </vt:variant>
      <vt:variant>
        <vt:i4>0</vt:i4>
      </vt:variant>
      <vt:variant>
        <vt:i4>5</vt:i4>
      </vt:variant>
      <vt:variant>
        <vt:lpwstr>https://www.altera.com/download/software/modelsim-starter</vt:lpwstr>
      </vt:variant>
      <vt:variant>
        <vt:lpwstr/>
      </vt:variant>
      <vt:variant>
        <vt:i4>3539005</vt:i4>
      </vt:variant>
      <vt:variant>
        <vt:i4>3</vt:i4>
      </vt:variant>
      <vt:variant>
        <vt:i4>0</vt:i4>
      </vt:variant>
      <vt:variant>
        <vt:i4>5</vt:i4>
      </vt:variant>
      <vt:variant>
        <vt:lpwstr>https://www.altera.com/download/software/quartus-ii-we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Chalmers Lindholmen</dc:title>
  <dc:creator>Manne Stenberg</dc:creator>
  <cp:lastModifiedBy>Erik Agrell</cp:lastModifiedBy>
  <cp:revision>2</cp:revision>
  <cp:lastPrinted>2015-09-15T13:00:00Z</cp:lastPrinted>
  <dcterms:created xsi:type="dcterms:W3CDTF">2015-12-15T12:26:00Z</dcterms:created>
  <dcterms:modified xsi:type="dcterms:W3CDTF">2015-12-15T12:26:00Z</dcterms:modified>
</cp:coreProperties>
</file>